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7E5" w:rsidRPr="000031E8" w:rsidRDefault="009819F4" w:rsidP="009819F4">
      <w:pPr>
        <w:ind w:left="426"/>
        <w:rPr>
          <w:sz w:val="26"/>
          <w:szCs w:val="26"/>
        </w:rPr>
      </w:pPr>
      <w:bookmarkStart w:id="0" w:name="_GoBack"/>
      <w:bookmarkEnd w:id="0"/>
      <w:r w:rsidRPr="000031E8">
        <w:rPr>
          <w:b/>
          <w:sz w:val="26"/>
          <w:szCs w:val="26"/>
        </w:rPr>
        <w:t>Título do Projeto</w:t>
      </w:r>
      <w:r w:rsidR="00F7100A" w:rsidRPr="000031E8">
        <w:rPr>
          <w:b/>
          <w:sz w:val="26"/>
          <w:szCs w:val="26"/>
        </w:rPr>
        <w:t xml:space="preserve">: </w:t>
      </w:r>
      <w:r w:rsidRPr="000031E8">
        <w:rPr>
          <w:b/>
          <w:sz w:val="26"/>
          <w:szCs w:val="26"/>
        </w:rPr>
        <w:t>Alphalinc Upgrade</w:t>
      </w:r>
    </w:p>
    <w:p w:rsidR="009819F4" w:rsidRPr="000031E8" w:rsidRDefault="009819F4" w:rsidP="009819F4">
      <w:pPr>
        <w:ind w:left="426"/>
        <w:rPr>
          <w:b/>
          <w:sz w:val="26"/>
          <w:szCs w:val="26"/>
        </w:rPr>
      </w:pPr>
      <w:r w:rsidRPr="000031E8">
        <w:rPr>
          <w:b/>
          <w:sz w:val="26"/>
          <w:szCs w:val="26"/>
        </w:rPr>
        <w:t xml:space="preserve">Preparado por: </w:t>
      </w:r>
      <w:r w:rsidRPr="000031E8">
        <w:rPr>
          <w:sz w:val="26"/>
          <w:szCs w:val="26"/>
        </w:rPr>
        <w:t>Natália Schwarz</w:t>
      </w:r>
    </w:p>
    <w:p w:rsidR="00F7100A" w:rsidRPr="000031E8" w:rsidRDefault="009819F4" w:rsidP="009819F4">
      <w:pPr>
        <w:ind w:left="426"/>
        <w:rPr>
          <w:sz w:val="26"/>
          <w:szCs w:val="26"/>
        </w:rPr>
      </w:pPr>
      <w:r w:rsidRPr="000031E8">
        <w:rPr>
          <w:b/>
          <w:sz w:val="26"/>
          <w:szCs w:val="26"/>
        </w:rPr>
        <w:t>Data</w:t>
      </w:r>
      <w:r w:rsidR="00F7100A" w:rsidRPr="000031E8">
        <w:rPr>
          <w:b/>
          <w:sz w:val="26"/>
          <w:szCs w:val="26"/>
        </w:rPr>
        <w:t xml:space="preserve">: </w:t>
      </w:r>
      <w:r w:rsidR="006B2465">
        <w:rPr>
          <w:sz w:val="26"/>
          <w:szCs w:val="26"/>
        </w:rPr>
        <w:t>08</w:t>
      </w:r>
      <w:del w:id="1" w:author="Natália Schwarz" w:date="2014-03-21T17:35:00Z">
        <w:r w:rsidRPr="000031E8" w:rsidDel="00C871C2">
          <w:rPr>
            <w:sz w:val="26"/>
            <w:szCs w:val="26"/>
          </w:rPr>
          <w:delText>19</w:delText>
        </w:r>
      </w:del>
      <w:r w:rsidRPr="000031E8">
        <w:rPr>
          <w:sz w:val="26"/>
          <w:szCs w:val="26"/>
        </w:rPr>
        <w:t>/0</w:t>
      </w:r>
      <w:r w:rsidR="006B2465">
        <w:rPr>
          <w:sz w:val="26"/>
          <w:szCs w:val="26"/>
        </w:rPr>
        <w:t>4</w:t>
      </w:r>
      <w:r w:rsidRPr="000031E8">
        <w:rPr>
          <w:sz w:val="26"/>
          <w:szCs w:val="26"/>
        </w:rPr>
        <w:t>/2014</w:t>
      </w:r>
    </w:p>
    <w:p w:rsidR="00F7100A" w:rsidRPr="000031E8" w:rsidRDefault="00F7100A" w:rsidP="009C17E5">
      <w:pPr>
        <w:rPr>
          <w:szCs w:val="22"/>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1E0" w:firstRow="1" w:lastRow="1" w:firstColumn="1" w:lastColumn="1" w:noHBand="0" w:noVBand="0"/>
      </w:tblPr>
      <w:tblGrid>
        <w:gridCol w:w="1000"/>
        <w:gridCol w:w="1123"/>
        <w:gridCol w:w="5390"/>
        <w:gridCol w:w="2410"/>
      </w:tblGrid>
      <w:tr w:rsidR="00F7100A" w:rsidRPr="00507228" w:rsidTr="00507228">
        <w:tc>
          <w:tcPr>
            <w:tcW w:w="9923" w:type="dxa"/>
            <w:gridSpan w:val="4"/>
            <w:shd w:val="clear" w:color="auto" w:fill="E0E0E0"/>
            <w:vAlign w:val="center"/>
          </w:tcPr>
          <w:p w:rsidR="00F7100A" w:rsidRPr="00507228" w:rsidRDefault="000031E8" w:rsidP="00507228">
            <w:pPr>
              <w:jc w:val="center"/>
              <w:rPr>
                <w:b/>
                <w:sz w:val="22"/>
                <w:szCs w:val="22"/>
              </w:rPr>
            </w:pPr>
            <w:r w:rsidRPr="00507228">
              <w:rPr>
                <w:b/>
                <w:sz w:val="22"/>
                <w:szCs w:val="22"/>
              </w:rPr>
              <w:t>Controle de Versões</w:t>
            </w:r>
          </w:p>
        </w:tc>
      </w:tr>
      <w:tr w:rsidR="000031E8" w:rsidRPr="00507228" w:rsidTr="00507228">
        <w:trPr>
          <w:trHeight w:val="395"/>
        </w:trPr>
        <w:tc>
          <w:tcPr>
            <w:tcW w:w="1000" w:type="dxa"/>
            <w:shd w:val="clear" w:color="auto" w:fill="auto"/>
            <w:vAlign w:val="center"/>
          </w:tcPr>
          <w:p w:rsidR="000031E8" w:rsidRPr="00507228" w:rsidRDefault="000031E8" w:rsidP="00F7100A">
            <w:pPr>
              <w:rPr>
                <w:b/>
                <w:sz w:val="22"/>
                <w:szCs w:val="22"/>
              </w:rPr>
            </w:pPr>
            <w:r w:rsidRPr="00507228">
              <w:rPr>
                <w:b/>
                <w:sz w:val="22"/>
                <w:szCs w:val="22"/>
              </w:rPr>
              <w:t>Versão</w:t>
            </w:r>
          </w:p>
        </w:tc>
        <w:tc>
          <w:tcPr>
            <w:tcW w:w="1123" w:type="dxa"/>
            <w:shd w:val="clear" w:color="auto" w:fill="auto"/>
            <w:vAlign w:val="center"/>
          </w:tcPr>
          <w:p w:rsidR="000031E8" w:rsidRPr="00507228" w:rsidRDefault="000031E8" w:rsidP="00F7100A">
            <w:pPr>
              <w:rPr>
                <w:b/>
                <w:sz w:val="22"/>
                <w:szCs w:val="22"/>
              </w:rPr>
            </w:pPr>
            <w:r w:rsidRPr="00507228">
              <w:rPr>
                <w:b/>
                <w:sz w:val="22"/>
                <w:szCs w:val="22"/>
              </w:rPr>
              <w:t>Data</w:t>
            </w:r>
          </w:p>
        </w:tc>
        <w:tc>
          <w:tcPr>
            <w:tcW w:w="5390" w:type="dxa"/>
            <w:shd w:val="clear" w:color="auto" w:fill="auto"/>
            <w:vAlign w:val="center"/>
          </w:tcPr>
          <w:p w:rsidR="000031E8" w:rsidRPr="00507228" w:rsidRDefault="000031E8" w:rsidP="00F7100A">
            <w:pPr>
              <w:rPr>
                <w:b/>
                <w:sz w:val="22"/>
                <w:szCs w:val="22"/>
              </w:rPr>
            </w:pPr>
            <w:r w:rsidRPr="00507228">
              <w:rPr>
                <w:b/>
                <w:sz w:val="22"/>
                <w:szCs w:val="22"/>
              </w:rPr>
              <w:t>Notas da Revisão</w:t>
            </w:r>
          </w:p>
        </w:tc>
        <w:tc>
          <w:tcPr>
            <w:tcW w:w="2410" w:type="dxa"/>
            <w:shd w:val="clear" w:color="auto" w:fill="auto"/>
            <w:vAlign w:val="center"/>
          </w:tcPr>
          <w:p w:rsidR="000031E8" w:rsidRPr="00507228" w:rsidRDefault="000031E8" w:rsidP="00F7100A">
            <w:pPr>
              <w:rPr>
                <w:b/>
                <w:sz w:val="22"/>
                <w:szCs w:val="22"/>
              </w:rPr>
            </w:pPr>
            <w:r w:rsidRPr="00507228">
              <w:rPr>
                <w:b/>
                <w:sz w:val="22"/>
                <w:szCs w:val="22"/>
              </w:rPr>
              <w:t>Autor</w:t>
            </w:r>
          </w:p>
        </w:tc>
      </w:tr>
      <w:tr w:rsidR="000031E8" w:rsidRPr="00507228" w:rsidTr="00507228">
        <w:trPr>
          <w:trHeight w:val="395"/>
        </w:trPr>
        <w:tc>
          <w:tcPr>
            <w:tcW w:w="1000" w:type="dxa"/>
            <w:shd w:val="clear" w:color="auto" w:fill="auto"/>
            <w:vAlign w:val="center"/>
          </w:tcPr>
          <w:p w:rsidR="000031E8" w:rsidRPr="00507228" w:rsidRDefault="00507228" w:rsidP="00F7100A">
            <w:pPr>
              <w:rPr>
                <w:sz w:val="22"/>
                <w:szCs w:val="22"/>
              </w:rPr>
            </w:pPr>
            <w:r w:rsidRPr="00507228">
              <w:rPr>
                <w:sz w:val="22"/>
                <w:szCs w:val="22"/>
              </w:rPr>
              <w:t>1.0</w:t>
            </w:r>
          </w:p>
        </w:tc>
        <w:tc>
          <w:tcPr>
            <w:tcW w:w="1123" w:type="dxa"/>
            <w:shd w:val="clear" w:color="auto" w:fill="auto"/>
            <w:vAlign w:val="center"/>
          </w:tcPr>
          <w:p w:rsidR="000031E8" w:rsidRPr="00507228" w:rsidRDefault="006B2465" w:rsidP="00F7100A">
            <w:pPr>
              <w:rPr>
                <w:sz w:val="22"/>
                <w:szCs w:val="22"/>
              </w:rPr>
            </w:pPr>
            <w:r>
              <w:rPr>
                <w:sz w:val="22"/>
                <w:szCs w:val="22"/>
              </w:rPr>
              <w:t>08/04/14</w:t>
            </w:r>
          </w:p>
        </w:tc>
        <w:tc>
          <w:tcPr>
            <w:tcW w:w="5390" w:type="dxa"/>
            <w:shd w:val="clear" w:color="auto" w:fill="auto"/>
            <w:vAlign w:val="center"/>
          </w:tcPr>
          <w:p w:rsidR="000031E8" w:rsidRPr="00507228" w:rsidRDefault="00516640" w:rsidP="00F7100A">
            <w:pPr>
              <w:rPr>
                <w:sz w:val="22"/>
                <w:szCs w:val="22"/>
              </w:rPr>
            </w:pPr>
            <w:r>
              <w:rPr>
                <w:sz w:val="22"/>
                <w:szCs w:val="22"/>
              </w:rPr>
              <w:t>Compilação dos trabalhos realizados no passado como proposta para renovação do desig</w:t>
            </w:r>
            <w:r w:rsidR="00803688">
              <w:rPr>
                <w:sz w:val="22"/>
                <w:szCs w:val="22"/>
              </w:rPr>
              <w:t>n</w:t>
            </w:r>
            <w:r>
              <w:rPr>
                <w:sz w:val="22"/>
                <w:szCs w:val="22"/>
              </w:rPr>
              <w:t xml:space="preserve"> do Alphalinc</w:t>
            </w:r>
          </w:p>
        </w:tc>
        <w:tc>
          <w:tcPr>
            <w:tcW w:w="2410" w:type="dxa"/>
            <w:shd w:val="clear" w:color="auto" w:fill="auto"/>
            <w:vAlign w:val="center"/>
          </w:tcPr>
          <w:p w:rsidR="000031E8" w:rsidRPr="00507228" w:rsidRDefault="00507228" w:rsidP="00F7100A">
            <w:pPr>
              <w:rPr>
                <w:sz w:val="22"/>
                <w:szCs w:val="22"/>
              </w:rPr>
            </w:pPr>
            <w:r w:rsidRPr="00507228">
              <w:rPr>
                <w:sz w:val="22"/>
                <w:szCs w:val="22"/>
              </w:rPr>
              <w:t>Natália Schwarz</w:t>
            </w:r>
          </w:p>
        </w:tc>
      </w:tr>
      <w:tr w:rsidR="000031E8" w:rsidRPr="00507228" w:rsidTr="00507228">
        <w:trPr>
          <w:trHeight w:val="395"/>
        </w:trPr>
        <w:tc>
          <w:tcPr>
            <w:tcW w:w="1000" w:type="dxa"/>
            <w:shd w:val="clear" w:color="auto" w:fill="auto"/>
            <w:vAlign w:val="center"/>
          </w:tcPr>
          <w:p w:rsidR="000031E8" w:rsidRPr="00D56DCE" w:rsidRDefault="000031E8" w:rsidP="00F7100A">
            <w:pPr>
              <w:rPr>
                <w:sz w:val="22"/>
                <w:szCs w:val="22"/>
              </w:rPr>
            </w:pPr>
          </w:p>
        </w:tc>
        <w:tc>
          <w:tcPr>
            <w:tcW w:w="1123" w:type="dxa"/>
            <w:shd w:val="clear" w:color="auto" w:fill="auto"/>
            <w:vAlign w:val="center"/>
          </w:tcPr>
          <w:p w:rsidR="000031E8" w:rsidRPr="00D56DCE" w:rsidRDefault="000031E8" w:rsidP="00F7100A">
            <w:pPr>
              <w:rPr>
                <w:sz w:val="22"/>
                <w:szCs w:val="22"/>
              </w:rPr>
            </w:pPr>
          </w:p>
        </w:tc>
        <w:tc>
          <w:tcPr>
            <w:tcW w:w="5390" w:type="dxa"/>
            <w:shd w:val="clear" w:color="auto" w:fill="auto"/>
            <w:vAlign w:val="center"/>
          </w:tcPr>
          <w:p w:rsidR="000031E8" w:rsidRPr="00D56DCE" w:rsidRDefault="000031E8" w:rsidP="00F7100A">
            <w:pPr>
              <w:rPr>
                <w:sz w:val="22"/>
                <w:szCs w:val="22"/>
              </w:rPr>
            </w:pPr>
          </w:p>
        </w:tc>
        <w:tc>
          <w:tcPr>
            <w:tcW w:w="2410" w:type="dxa"/>
            <w:shd w:val="clear" w:color="auto" w:fill="auto"/>
            <w:vAlign w:val="center"/>
          </w:tcPr>
          <w:p w:rsidR="000031E8" w:rsidRPr="00D56DCE" w:rsidRDefault="000031E8" w:rsidP="00F7100A">
            <w:pPr>
              <w:rPr>
                <w:sz w:val="22"/>
                <w:szCs w:val="22"/>
              </w:rPr>
            </w:pPr>
          </w:p>
        </w:tc>
      </w:tr>
      <w:tr w:rsidR="002B37BA" w:rsidRPr="00507228" w:rsidTr="00507228">
        <w:trPr>
          <w:trHeight w:val="395"/>
        </w:trPr>
        <w:tc>
          <w:tcPr>
            <w:tcW w:w="1000" w:type="dxa"/>
            <w:shd w:val="clear" w:color="auto" w:fill="auto"/>
            <w:vAlign w:val="center"/>
          </w:tcPr>
          <w:p w:rsidR="002B37BA" w:rsidRPr="00D56DCE" w:rsidRDefault="002B37BA" w:rsidP="00F7100A">
            <w:pPr>
              <w:rPr>
                <w:sz w:val="22"/>
                <w:szCs w:val="22"/>
              </w:rPr>
            </w:pPr>
          </w:p>
        </w:tc>
        <w:tc>
          <w:tcPr>
            <w:tcW w:w="1123" w:type="dxa"/>
            <w:shd w:val="clear" w:color="auto" w:fill="auto"/>
            <w:vAlign w:val="center"/>
          </w:tcPr>
          <w:p w:rsidR="002B37BA" w:rsidRPr="00D56DCE" w:rsidRDefault="002B37BA" w:rsidP="00F7100A">
            <w:pPr>
              <w:rPr>
                <w:sz w:val="22"/>
                <w:szCs w:val="22"/>
              </w:rPr>
            </w:pPr>
          </w:p>
        </w:tc>
        <w:tc>
          <w:tcPr>
            <w:tcW w:w="5390" w:type="dxa"/>
            <w:shd w:val="clear" w:color="auto" w:fill="auto"/>
            <w:vAlign w:val="center"/>
          </w:tcPr>
          <w:p w:rsidR="002B37BA" w:rsidRPr="00D56DCE" w:rsidRDefault="002B37BA" w:rsidP="00F7100A">
            <w:pPr>
              <w:rPr>
                <w:sz w:val="22"/>
                <w:szCs w:val="22"/>
              </w:rPr>
            </w:pPr>
          </w:p>
        </w:tc>
        <w:tc>
          <w:tcPr>
            <w:tcW w:w="2410" w:type="dxa"/>
            <w:shd w:val="clear" w:color="auto" w:fill="auto"/>
            <w:vAlign w:val="center"/>
          </w:tcPr>
          <w:p w:rsidR="002B37BA" w:rsidRPr="00D56DCE" w:rsidRDefault="002B37BA" w:rsidP="00F7100A">
            <w:pPr>
              <w:rPr>
                <w:sz w:val="22"/>
                <w:szCs w:val="22"/>
              </w:rPr>
            </w:pPr>
          </w:p>
        </w:tc>
      </w:tr>
    </w:tbl>
    <w:p w:rsidR="00F7100A" w:rsidRPr="000031E8" w:rsidRDefault="00F7100A" w:rsidP="00F7100A">
      <w:pPr>
        <w:tabs>
          <w:tab w:val="left" w:pos="7094"/>
        </w:tabs>
        <w:rPr>
          <w:rFonts w:ascii="Palatino" w:hAnsi="Palatino"/>
          <w:szCs w:val="22"/>
        </w:rPr>
      </w:pPr>
    </w:p>
    <w:p w:rsidR="00F7100A" w:rsidRPr="000031E8" w:rsidRDefault="00F7100A" w:rsidP="00F7100A">
      <w:pPr>
        <w:tabs>
          <w:tab w:val="left" w:pos="7094"/>
        </w:tabs>
        <w:rPr>
          <w:rFonts w:ascii="Palatino" w:hAnsi="Palatino"/>
          <w:szCs w:val="22"/>
        </w:rPr>
      </w:pPr>
    </w:p>
    <w:p w:rsidR="00F7100A" w:rsidRPr="00451BB3" w:rsidRDefault="0068344C">
      <w:pPr>
        <w:numPr>
          <w:ilvl w:val="0"/>
          <w:numId w:val="39"/>
        </w:numPr>
        <w:tabs>
          <w:tab w:val="left" w:pos="540"/>
          <w:tab w:val="left" w:pos="9781"/>
        </w:tabs>
        <w:ind w:right="155"/>
        <w:rPr>
          <w:b/>
          <w:sz w:val="26"/>
          <w:szCs w:val="26"/>
          <w:highlight w:val="lightGray"/>
        </w:rPr>
        <w:pPrChange w:id="2" w:author="Natália Schwarz" w:date="2014-03-21T17:38:00Z">
          <w:pPr>
            <w:numPr>
              <w:numId w:val="39"/>
            </w:numPr>
            <w:tabs>
              <w:tab w:val="left" w:pos="540"/>
              <w:tab w:val="left" w:pos="9781"/>
            </w:tabs>
            <w:ind w:left="360" w:hanging="360"/>
          </w:pPr>
        </w:pPrChange>
      </w:pPr>
      <w:r>
        <w:rPr>
          <w:b/>
          <w:sz w:val="26"/>
          <w:szCs w:val="26"/>
          <w:highlight w:val="lightGray"/>
        </w:rPr>
        <w:t>INTRODUÇÃO</w:t>
      </w:r>
      <w:r w:rsidR="006C50DF" w:rsidRPr="00451BB3">
        <w:rPr>
          <w:b/>
          <w:sz w:val="26"/>
          <w:szCs w:val="26"/>
          <w:highlight w:val="lightGray"/>
        </w:rPr>
        <w:tab/>
      </w:r>
    </w:p>
    <w:p w:rsidR="007C0C9C" w:rsidRDefault="007C0C9C" w:rsidP="007C0C9C">
      <w:pPr>
        <w:ind w:left="426"/>
      </w:pPr>
    </w:p>
    <w:p w:rsidR="00F7100A" w:rsidRDefault="00803688" w:rsidP="006B2465">
      <w:pPr>
        <w:spacing w:after="120"/>
      </w:pPr>
      <w:r>
        <w:t>O presente documento tem por objetivo reunir os trabalhos realizados pela equipe da TASC como proposta de renovação do design do Alphalinc. As imagens apresentadas abaixo foram desenvolvidas entre os anos de 2010 e 2011.</w:t>
      </w:r>
    </w:p>
    <w:p w:rsidR="002B6052" w:rsidRDefault="00803688" w:rsidP="002B6052">
      <w:r>
        <w:t>Um dos objetivos do p</w:t>
      </w:r>
      <w:r w:rsidR="00802492">
        <w:t xml:space="preserve">rojeto Alphalinc Upgrade, iniciado </w:t>
      </w:r>
      <w:r>
        <w:t>em 2014, é renovar a interface</w:t>
      </w:r>
      <w:r w:rsidR="00802492">
        <w:t xml:space="preserve"> do usuário com </w:t>
      </w:r>
      <w:r>
        <w:t>a aplicação</w:t>
      </w:r>
      <w:r w:rsidR="00802492">
        <w:t xml:space="preserve"> através de </w:t>
      </w:r>
      <w:r>
        <w:t xml:space="preserve">melhorias em seu design. Este trabalho será realizado </w:t>
      </w:r>
      <w:r w:rsidR="00802492">
        <w:t xml:space="preserve">em </w:t>
      </w:r>
      <w:r>
        <w:t xml:space="preserve">parceria </w:t>
      </w:r>
      <w:r w:rsidR="00802492">
        <w:t>com a</w:t>
      </w:r>
      <w:r>
        <w:t xml:space="preserve"> Innovatium</w:t>
      </w:r>
      <w:r w:rsidR="00D96995">
        <w:t>.</w:t>
      </w:r>
    </w:p>
    <w:p w:rsidR="002B6052" w:rsidRDefault="002B6052" w:rsidP="002B6052"/>
    <w:p w:rsidR="00BA2658" w:rsidRDefault="00BA2658" w:rsidP="002B6052"/>
    <w:p w:rsidR="00BA2658" w:rsidRDefault="00BA2658" w:rsidP="00BA2658">
      <w:r>
        <w:t>\\192.168.200.11\Personal\FELIPE\01</w:t>
      </w:r>
    </w:p>
    <w:p w:rsidR="00BA2658" w:rsidRDefault="00BA2658" w:rsidP="00BA2658"/>
    <w:p w:rsidR="00BA2658" w:rsidRDefault="00BA2658" w:rsidP="00BA2658"/>
    <w:p w:rsidR="003D79A8" w:rsidRDefault="003D79A8" w:rsidP="002B6052"/>
    <w:p w:rsidR="003D79A8" w:rsidRPr="00802492" w:rsidRDefault="00802492" w:rsidP="003D79A8">
      <w:pPr>
        <w:numPr>
          <w:ilvl w:val="0"/>
          <w:numId w:val="39"/>
        </w:numPr>
        <w:tabs>
          <w:tab w:val="left" w:pos="540"/>
          <w:tab w:val="left" w:pos="9781"/>
        </w:tabs>
        <w:ind w:right="155"/>
        <w:rPr>
          <w:highlight w:val="lightGray"/>
        </w:rPr>
      </w:pPr>
      <w:r>
        <w:rPr>
          <w:b/>
          <w:sz w:val="26"/>
          <w:szCs w:val="26"/>
          <w:highlight w:val="lightGray"/>
        </w:rPr>
        <w:t>PROPOSTAS DA TASC</w:t>
      </w:r>
      <w:r w:rsidR="003D79A8" w:rsidRPr="003D79A8">
        <w:rPr>
          <w:b/>
          <w:sz w:val="26"/>
          <w:szCs w:val="26"/>
          <w:highlight w:val="lightGray"/>
        </w:rPr>
        <w:tab/>
        <w:t xml:space="preserve">     </w:t>
      </w:r>
    </w:p>
    <w:p w:rsidR="00802492" w:rsidRPr="00802492" w:rsidRDefault="00802492" w:rsidP="00802492"/>
    <w:p w:rsidR="00802492" w:rsidRDefault="00802492" w:rsidP="00802492">
      <w:pPr>
        <w:numPr>
          <w:ilvl w:val="1"/>
          <w:numId w:val="39"/>
        </w:numPr>
        <w:tabs>
          <w:tab w:val="left" w:pos="540"/>
        </w:tabs>
        <w:spacing w:before="240"/>
        <w:rPr>
          <w:b/>
          <w:szCs w:val="22"/>
        </w:rPr>
      </w:pPr>
      <w:r>
        <w:rPr>
          <w:b/>
          <w:szCs w:val="22"/>
        </w:rPr>
        <w:t>Novo padrão de botões</w:t>
      </w:r>
    </w:p>
    <w:p w:rsidR="00E81D7C" w:rsidRPr="00E81D7C" w:rsidRDefault="00E81D7C" w:rsidP="00E81D7C">
      <w:pPr>
        <w:pStyle w:val="PargrafodaLista"/>
        <w:tabs>
          <w:tab w:val="left" w:pos="540"/>
        </w:tabs>
        <w:spacing w:before="240"/>
        <w:ind w:left="360"/>
        <w:rPr>
          <w:sz w:val="20"/>
          <w:u w:val="single"/>
        </w:rPr>
      </w:pPr>
      <w:r w:rsidRPr="00E81D7C">
        <w:rPr>
          <w:sz w:val="20"/>
          <w:u w:val="single"/>
        </w:rPr>
        <w:t>Proposta 1</w:t>
      </w:r>
    </w:p>
    <w:p w:rsidR="00802492" w:rsidRDefault="00E81D7C" w:rsidP="00802492">
      <w:pPr>
        <w:tabs>
          <w:tab w:val="left" w:pos="540"/>
        </w:tabs>
        <w:spacing w:before="240"/>
        <w:ind w:left="792" w:hanging="432"/>
      </w:pPr>
      <w:r>
        <w:rPr>
          <w:noProof/>
          <w:lang w:val="en-US" w:eastAsia="en-US"/>
        </w:rPr>
        <w:drawing>
          <wp:anchor distT="0" distB="0" distL="114300" distR="114300" simplePos="0" relativeHeight="251658240" behindDoc="0" locked="0" layoutInCell="1" allowOverlap="1">
            <wp:simplePos x="0" y="0"/>
            <wp:positionH relativeFrom="column">
              <wp:posOffset>225425</wp:posOffset>
            </wp:positionH>
            <wp:positionV relativeFrom="paragraph">
              <wp:posOffset>96149</wp:posOffset>
            </wp:positionV>
            <wp:extent cx="5727940" cy="1207698"/>
            <wp:effectExtent l="0" t="0" r="635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s botões.png"/>
                    <pic:cNvPicPr/>
                  </pic:nvPicPr>
                  <pic:blipFill rotWithShape="1">
                    <a:blip r:embed="rId9">
                      <a:extLst>
                        <a:ext uri="{28A0092B-C50C-407E-A947-70E740481C1C}">
                          <a14:useLocalDpi xmlns:a14="http://schemas.microsoft.com/office/drawing/2010/main" val="0"/>
                        </a:ext>
                      </a:extLst>
                    </a:blip>
                    <a:srcRect b="65881"/>
                    <a:stretch/>
                  </pic:blipFill>
                  <pic:spPr bwMode="auto">
                    <a:xfrm>
                      <a:off x="0" y="0"/>
                      <a:ext cx="5727940" cy="12076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1D7C" w:rsidRDefault="00E81D7C" w:rsidP="00E81D7C">
      <w:pPr>
        <w:tabs>
          <w:tab w:val="left" w:pos="540"/>
        </w:tabs>
        <w:spacing w:before="240"/>
        <w:ind w:left="792" w:hanging="432"/>
        <w:jc w:val="center"/>
        <w:rPr>
          <w:noProof/>
          <w:lang w:val="en-US" w:eastAsia="en-US"/>
        </w:rPr>
      </w:pPr>
    </w:p>
    <w:p w:rsidR="00802492" w:rsidRDefault="00E81D7C" w:rsidP="00E81D7C">
      <w:pPr>
        <w:tabs>
          <w:tab w:val="left" w:pos="540"/>
        </w:tabs>
        <w:spacing w:before="240"/>
        <w:ind w:left="792" w:hanging="432"/>
        <w:jc w:val="left"/>
      </w:pPr>
      <w:r>
        <w:br w:type="textWrapping" w:clear="all"/>
      </w:r>
    </w:p>
    <w:p w:rsidR="00E81D7C" w:rsidRDefault="00E81D7C" w:rsidP="00E81D7C">
      <w:pPr>
        <w:pStyle w:val="PargrafodaLista"/>
        <w:tabs>
          <w:tab w:val="left" w:pos="540"/>
        </w:tabs>
        <w:spacing w:before="240"/>
        <w:ind w:left="360"/>
        <w:rPr>
          <w:sz w:val="20"/>
          <w:u w:val="single"/>
        </w:rPr>
      </w:pPr>
    </w:p>
    <w:p w:rsidR="00E81D7C" w:rsidRDefault="00E81D7C" w:rsidP="00E81D7C">
      <w:pPr>
        <w:pStyle w:val="PargrafodaLista"/>
        <w:tabs>
          <w:tab w:val="left" w:pos="540"/>
        </w:tabs>
        <w:spacing w:before="240"/>
        <w:ind w:left="360"/>
        <w:rPr>
          <w:sz w:val="20"/>
          <w:u w:val="single"/>
        </w:rPr>
      </w:pPr>
    </w:p>
    <w:p w:rsidR="00E81D7C" w:rsidRDefault="00E81D7C" w:rsidP="00E81D7C">
      <w:pPr>
        <w:pStyle w:val="PargrafodaLista"/>
        <w:tabs>
          <w:tab w:val="left" w:pos="540"/>
        </w:tabs>
        <w:spacing w:before="240"/>
        <w:ind w:left="360"/>
        <w:rPr>
          <w:sz w:val="20"/>
          <w:u w:val="single"/>
        </w:rPr>
      </w:pPr>
    </w:p>
    <w:p w:rsidR="00E81D7C" w:rsidRPr="00E81D7C" w:rsidRDefault="00E81D7C" w:rsidP="00E81D7C">
      <w:pPr>
        <w:pStyle w:val="PargrafodaLista"/>
        <w:tabs>
          <w:tab w:val="left" w:pos="540"/>
        </w:tabs>
        <w:spacing w:before="240"/>
        <w:ind w:left="360"/>
        <w:rPr>
          <w:sz w:val="20"/>
          <w:u w:val="single"/>
        </w:rPr>
      </w:pPr>
      <w:r>
        <w:rPr>
          <w:sz w:val="20"/>
          <w:u w:val="single"/>
        </w:rPr>
        <w:t>Proposta 2</w:t>
      </w:r>
    </w:p>
    <w:p w:rsidR="00D26E30" w:rsidRDefault="00E81D7C" w:rsidP="00802492">
      <w:pPr>
        <w:tabs>
          <w:tab w:val="left" w:pos="540"/>
        </w:tabs>
        <w:spacing w:before="240"/>
        <w:ind w:left="792" w:hanging="432"/>
      </w:pPr>
      <w:r>
        <w:rPr>
          <w:noProof/>
          <w:lang w:val="en-US" w:eastAsia="en-US"/>
        </w:rPr>
        <w:drawing>
          <wp:anchor distT="0" distB="0" distL="114300" distR="114300" simplePos="0" relativeHeight="251659264" behindDoc="0" locked="0" layoutInCell="1" allowOverlap="1" wp14:anchorId="1DE6CB6D" wp14:editId="3A16D4A9">
            <wp:simplePos x="0" y="0"/>
            <wp:positionH relativeFrom="column">
              <wp:posOffset>1424940</wp:posOffset>
            </wp:positionH>
            <wp:positionV relativeFrom="paragraph">
              <wp:posOffset>170815</wp:posOffset>
            </wp:positionV>
            <wp:extent cx="3776980" cy="4563110"/>
            <wp:effectExtent l="0" t="0" r="0" b="889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ta_botoes_2011.png"/>
                    <pic:cNvPicPr/>
                  </pic:nvPicPr>
                  <pic:blipFill rotWithShape="1">
                    <a:blip r:embed="rId10" cstate="print">
                      <a:extLst>
                        <a:ext uri="{28A0092B-C50C-407E-A947-70E740481C1C}">
                          <a14:useLocalDpi xmlns:a14="http://schemas.microsoft.com/office/drawing/2010/main" val="0"/>
                        </a:ext>
                      </a:extLst>
                    </a:blip>
                    <a:srcRect t="6039"/>
                    <a:stretch/>
                  </pic:blipFill>
                  <pic:spPr bwMode="auto">
                    <a:xfrm>
                      <a:off x="0" y="0"/>
                      <a:ext cx="3776980" cy="4563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Pr="00D26E30" w:rsidRDefault="00D26E30" w:rsidP="00D26E30"/>
    <w:p w:rsidR="00D26E30" w:rsidRDefault="00D26E30"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Default="006B2465" w:rsidP="00D26E30"/>
    <w:p w:rsidR="006B2465" w:rsidRPr="00D26E30" w:rsidRDefault="006B2465" w:rsidP="00D26E30"/>
    <w:p w:rsidR="00D26E30" w:rsidRPr="00D26E30" w:rsidRDefault="00D26E30" w:rsidP="00D26E30"/>
    <w:p w:rsidR="006B2465" w:rsidRDefault="006B2465" w:rsidP="006B2465">
      <w:pPr>
        <w:numPr>
          <w:ilvl w:val="1"/>
          <w:numId w:val="39"/>
        </w:numPr>
        <w:tabs>
          <w:tab w:val="left" w:pos="540"/>
        </w:tabs>
        <w:spacing w:before="240"/>
        <w:rPr>
          <w:b/>
          <w:szCs w:val="22"/>
        </w:rPr>
      </w:pPr>
      <w:r>
        <w:rPr>
          <w:b/>
          <w:szCs w:val="22"/>
        </w:rPr>
        <w:lastRenderedPageBreak/>
        <w:t>Novos formatos para Grids</w:t>
      </w:r>
    </w:p>
    <w:p w:rsidR="006B2465" w:rsidRDefault="006B2465" w:rsidP="006B2465">
      <w:pPr>
        <w:jc w:val="center"/>
        <w:rPr>
          <w:noProof/>
          <w:lang w:val="en-US" w:eastAsia="en-US"/>
        </w:rPr>
      </w:pPr>
    </w:p>
    <w:p w:rsidR="006B2465" w:rsidRDefault="006B2465" w:rsidP="006B2465">
      <w:pPr>
        <w:jc w:val="center"/>
        <w:rPr>
          <w:noProof/>
          <w:lang w:val="en-US" w:eastAsia="en-US"/>
        </w:rPr>
      </w:pPr>
      <w:r>
        <w:rPr>
          <w:noProof/>
          <w:lang w:val="en-US" w:eastAsia="en-US"/>
        </w:rPr>
        <w:drawing>
          <wp:inline distT="0" distB="0" distL="0" distR="0" wp14:anchorId="4CFC8213" wp14:editId="0E170073">
            <wp:extent cx="4665852" cy="2880000"/>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_grid_2011.png"/>
                    <pic:cNvPicPr/>
                  </pic:nvPicPr>
                  <pic:blipFill rotWithShape="1">
                    <a:blip r:embed="rId11" cstate="print">
                      <a:extLst>
                        <a:ext uri="{28A0092B-C50C-407E-A947-70E740481C1C}">
                          <a14:useLocalDpi xmlns:a14="http://schemas.microsoft.com/office/drawing/2010/main" val="0"/>
                        </a:ext>
                      </a:extLst>
                    </a:blip>
                    <a:srcRect l="2799" t="14540" r="2790" b="4255"/>
                    <a:stretch/>
                  </pic:blipFill>
                  <pic:spPr bwMode="auto">
                    <a:xfrm>
                      <a:off x="0" y="0"/>
                      <a:ext cx="4665852" cy="2880000"/>
                    </a:xfrm>
                    <a:prstGeom prst="rect">
                      <a:avLst/>
                    </a:prstGeom>
                    <a:ln>
                      <a:noFill/>
                    </a:ln>
                    <a:extLst>
                      <a:ext uri="{53640926-AAD7-44D8-BBD7-CCE9431645EC}">
                        <a14:shadowObscured xmlns:a14="http://schemas.microsoft.com/office/drawing/2010/main"/>
                      </a:ext>
                    </a:extLst>
                  </pic:spPr>
                </pic:pic>
              </a:graphicData>
            </a:graphic>
          </wp:inline>
        </w:drawing>
      </w:r>
    </w:p>
    <w:p w:rsidR="006B2465" w:rsidRDefault="006B2465" w:rsidP="006B2465">
      <w:pPr>
        <w:jc w:val="center"/>
        <w:rPr>
          <w:noProof/>
          <w:lang w:val="en-US" w:eastAsia="en-US"/>
        </w:rPr>
      </w:pPr>
    </w:p>
    <w:p w:rsidR="006B2465" w:rsidRDefault="006B2465" w:rsidP="006B2465">
      <w:pPr>
        <w:jc w:val="center"/>
        <w:rPr>
          <w:noProof/>
          <w:lang w:val="en-US" w:eastAsia="en-US"/>
        </w:rPr>
      </w:pPr>
    </w:p>
    <w:p w:rsidR="006B2465" w:rsidRDefault="006B2465" w:rsidP="006B2465">
      <w:pPr>
        <w:jc w:val="center"/>
        <w:rPr>
          <w:noProof/>
          <w:lang w:val="en-US" w:eastAsia="en-US"/>
        </w:rPr>
      </w:pPr>
      <w:r>
        <w:rPr>
          <w:noProof/>
          <w:lang w:val="en-US" w:eastAsia="en-US"/>
        </w:rPr>
        <w:drawing>
          <wp:inline distT="0" distB="0" distL="0" distR="0" wp14:anchorId="73BB3942" wp14:editId="70907BBB">
            <wp:extent cx="5233651" cy="316800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_grid_2011_b.png"/>
                    <pic:cNvPicPr/>
                  </pic:nvPicPr>
                  <pic:blipFill rotWithShape="1">
                    <a:blip r:embed="rId12" cstate="print">
                      <a:extLst>
                        <a:ext uri="{28A0092B-C50C-407E-A947-70E740481C1C}">
                          <a14:useLocalDpi xmlns:a14="http://schemas.microsoft.com/office/drawing/2010/main" val="0"/>
                        </a:ext>
                      </a:extLst>
                    </a:blip>
                    <a:srcRect l="2183" t="4520" r="1962" b="5367"/>
                    <a:stretch/>
                  </pic:blipFill>
                  <pic:spPr bwMode="auto">
                    <a:xfrm>
                      <a:off x="0" y="0"/>
                      <a:ext cx="5233651" cy="3168000"/>
                    </a:xfrm>
                    <a:prstGeom prst="rect">
                      <a:avLst/>
                    </a:prstGeom>
                    <a:ln>
                      <a:noFill/>
                    </a:ln>
                    <a:extLst>
                      <a:ext uri="{53640926-AAD7-44D8-BBD7-CCE9431645EC}">
                        <a14:shadowObscured xmlns:a14="http://schemas.microsoft.com/office/drawing/2010/main"/>
                      </a:ext>
                    </a:extLst>
                  </pic:spPr>
                </pic:pic>
              </a:graphicData>
            </a:graphic>
          </wp:inline>
        </w:drawing>
      </w:r>
    </w:p>
    <w:p w:rsidR="006B2465" w:rsidRDefault="006B2465" w:rsidP="006B2465">
      <w:pPr>
        <w:jc w:val="center"/>
        <w:rPr>
          <w:noProof/>
          <w:lang w:val="en-US" w:eastAsia="en-US"/>
        </w:rPr>
      </w:pPr>
    </w:p>
    <w:p w:rsidR="006B2465" w:rsidRDefault="006B2465" w:rsidP="006B2465">
      <w:pPr>
        <w:jc w:val="center"/>
        <w:rPr>
          <w:noProof/>
          <w:lang w:val="en-US" w:eastAsia="en-US"/>
        </w:rPr>
      </w:pPr>
    </w:p>
    <w:p w:rsidR="006B2465" w:rsidRDefault="006B2465" w:rsidP="006B2465">
      <w:pPr>
        <w:jc w:val="center"/>
        <w:rPr>
          <w:noProof/>
          <w:lang w:val="en-US" w:eastAsia="en-US"/>
        </w:rPr>
      </w:pPr>
    </w:p>
    <w:p w:rsidR="006B2465" w:rsidRDefault="006B2465" w:rsidP="006B2465">
      <w:pPr>
        <w:jc w:val="center"/>
      </w:pPr>
      <w:r>
        <w:rPr>
          <w:noProof/>
          <w:lang w:val="en-US" w:eastAsia="en-US"/>
        </w:rPr>
        <w:lastRenderedPageBreak/>
        <w:drawing>
          <wp:inline distT="0" distB="0" distL="0" distR="0">
            <wp:extent cx="5164365" cy="324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_grid_2011_c.png"/>
                    <pic:cNvPicPr/>
                  </pic:nvPicPr>
                  <pic:blipFill rotWithShape="1">
                    <a:blip r:embed="rId13" cstate="print">
                      <a:extLst>
                        <a:ext uri="{28A0092B-C50C-407E-A947-70E740481C1C}">
                          <a14:useLocalDpi xmlns:a14="http://schemas.microsoft.com/office/drawing/2010/main" val="0"/>
                        </a:ext>
                      </a:extLst>
                    </a:blip>
                    <a:srcRect l="3037" t="3611" r="2793" b="4635"/>
                    <a:stretch/>
                  </pic:blipFill>
                  <pic:spPr bwMode="auto">
                    <a:xfrm>
                      <a:off x="0" y="0"/>
                      <a:ext cx="5164365" cy="3240000"/>
                    </a:xfrm>
                    <a:prstGeom prst="rect">
                      <a:avLst/>
                    </a:prstGeom>
                    <a:ln>
                      <a:noFill/>
                    </a:ln>
                    <a:extLst>
                      <a:ext uri="{53640926-AAD7-44D8-BBD7-CCE9431645EC}">
                        <a14:shadowObscured xmlns:a14="http://schemas.microsoft.com/office/drawing/2010/main"/>
                      </a:ext>
                    </a:extLst>
                  </pic:spPr>
                </pic:pic>
              </a:graphicData>
            </a:graphic>
          </wp:inline>
        </w:drawing>
      </w:r>
    </w:p>
    <w:p w:rsidR="006B2465" w:rsidRDefault="006B2465" w:rsidP="00D26E30"/>
    <w:p w:rsidR="006B2465" w:rsidRDefault="006B2465">
      <w:pPr>
        <w:jc w:val="left"/>
      </w:pPr>
      <w:r>
        <w:br w:type="page"/>
      </w:r>
    </w:p>
    <w:p w:rsidR="006B2465" w:rsidRDefault="006B2465" w:rsidP="006B2465">
      <w:pPr>
        <w:numPr>
          <w:ilvl w:val="1"/>
          <w:numId w:val="39"/>
        </w:numPr>
        <w:tabs>
          <w:tab w:val="left" w:pos="540"/>
        </w:tabs>
        <w:spacing w:before="240"/>
        <w:rPr>
          <w:b/>
          <w:szCs w:val="22"/>
        </w:rPr>
      </w:pPr>
      <w:r>
        <w:rPr>
          <w:b/>
          <w:szCs w:val="22"/>
        </w:rPr>
        <w:lastRenderedPageBreak/>
        <w:t>Novo design para COMView (ferramenta de busca)</w:t>
      </w:r>
    </w:p>
    <w:p w:rsidR="00D26E30" w:rsidRDefault="00D26E30" w:rsidP="00D26E30"/>
    <w:p w:rsidR="00D26E30" w:rsidRDefault="006B2465" w:rsidP="006B2465">
      <w:pPr>
        <w:jc w:val="center"/>
      </w:pPr>
      <w:r>
        <w:rPr>
          <w:noProof/>
          <w:lang w:val="en-US" w:eastAsia="en-US"/>
        </w:rPr>
        <w:drawing>
          <wp:inline distT="0" distB="0" distL="0" distR="0">
            <wp:extent cx="4960189" cy="679438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o_comview_2011.png"/>
                    <pic:cNvPicPr/>
                  </pic:nvPicPr>
                  <pic:blipFill rotWithShape="1">
                    <a:blip r:embed="rId14" cstate="print">
                      <a:extLst>
                        <a:ext uri="{28A0092B-C50C-407E-A947-70E740481C1C}">
                          <a14:useLocalDpi xmlns:a14="http://schemas.microsoft.com/office/drawing/2010/main" val="0"/>
                        </a:ext>
                      </a:extLst>
                    </a:blip>
                    <a:srcRect t="8225" r="14160"/>
                    <a:stretch/>
                  </pic:blipFill>
                  <pic:spPr bwMode="auto">
                    <a:xfrm>
                      <a:off x="0" y="0"/>
                      <a:ext cx="4966257" cy="6802700"/>
                    </a:xfrm>
                    <a:prstGeom prst="rect">
                      <a:avLst/>
                    </a:prstGeom>
                    <a:ln>
                      <a:noFill/>
                    </a:ln>
                    <a:extLst>
                      <a:ext uri="{53640926-AAD7-44D8-BBD7-CCE9431645EC}">
                        <a14:shadowObscured xmlns:a14="http://schemas.microsoft.com/office/drawing/2010/main"/>
                      </a:ext>
                    </a:extLst>
                  </pic:spPr>
                </pic:pic>
              </a:graphicData>
            </a:graphic>
          </wp:inline>
        </w:drawing>
      </w:r>
    </w:p>
    <w:p w:rsidR="00D26E30" w:rsidRDefault="00D26E30" w:rsidP="00D26E30">
      <w:r>
        <w:tab/>
      </w:r>
    </w:p>
    <w:p w:rsidR="006B2465" w:rsidRDefault="006B2465" w:rsidP="00D26E30"/>
    <w:p w:rsidR="006B2465" w:rsidRDefault="006B2465" w:rsidP="00D26E30"/>
    <w:p w:rsidR="006B2465" w:rsidRDefault="006B2465" w:rsidP="00D26E30"/>
    <w:p w:rsidR="006B2465" w:rsidRDefault="006B2465" w:rsidP="006B2465">
      <w:pPr>
        <w:numPr>
          <w:ilvl w:val="1"/>
          <w:numId w:val="39"/>
        </w:numPr>
        <w:tabs>
          <w:tab w:val="left" w:pos="540"/>
        </w:tabs>
        <w:spacing w:before="240"/>
        <w:rPr>
          <w:b/>
          <w:szCs w:val="22"/>
        </w:rPr>
      </w:pPr>
      <w:r>
        <w:rPr>
          <w:b/>
          <w:szCs w:val="22"/>
        </w:rPr>
        <w:lastRenderedPageBreak/>
        <w:t>Novo padrão de abas</w:t>
      </w:r>
    </w:p>
    <w:p w:rsidR="006B2465" w:rsidRDefault="006B2465" w:rsidP="00D26E30"/>
    <w:p w:rsidR="00C17069" w:rsidRDefault="006B2465" w:rsidP="006B2465">
      <w:pPr>
        <w:jc w:val="center"/>
      </w:pPr>
      <w:r>
        <w:rPr>
          <w:noProof/>
          <w:lang w:val="en-US" w:eastAsia="en-US"/>
        </w:rPr>
        <w:drawing>
          <wp:inline distT="0" distB="0" distL="0" distR="0">
            <wp:extent cx="3831901" cy="540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s_abas_2011.png"/>
                    <pic:cNvPicPr/>
                  </pic:nvPicPr>
                  <pic:blipFill rotWithShape="1">
                    <a:blip r:embed="rId15" cstate="print">
                      <a:extLst>
                        <a:ext uri="{28A0092B-C50C-407E-A947-70E740481C1C}">
                          <a14:useLocalDpi xmlns:a14="http://schemas.microsoft.com/office/drawing/2010/main" val="0"/>
                        </a:ext>
                      </a:extLst>
                    </a:blip>
                    <a:srcRect l="5377" t="14966" r="5768" b="1871"/>
                    <a:stretch/>
                  </pic:blipFill>
                  <pic:spPr bwMode="auto">
                    <a:xfrm>
                      <a:off x="0" y="0"/>
                      <a:ext cx="3831901" cy="5400000"/>
                    </a:xfrm>
                    <a:prstGeom prst="rect">
                      <a:avLst/>
                    </a:prstGeom>
                    <a:ln>
                      <a:noFill/>
                    </a:ln>
                    <a:extLst>
                      <a:ext uri="{53640926-AAD7-44D8-BBD7-CCE9431645EC}">
                        <a14:shadowObscured xmlns:a14="http://schemas.microsoft.com/office/drawing/2010/main"/>
                      </a:ext>
                    </a:extLst>
                  </pic:spPr>
                </pic:pic>
              </a:graphicData>
            </a:graphic>
          </wp:inline>
        </w:drawing>
      </w:r>
    </w:p>
    <w:p w:rsidR="00C17069" w:rsidRDefault="00C17069">
      <w:pPr>
        <w:jc w:val="left"/>
      </w:pPr>
      <w:r>
        <w:br w:type="page"/>
      </w:r>
    </w:p>
    <w:p w:rsidR="00C17069" w:rsidRDefault="00C17069" w:rsidP="00C17069">
      <w:pPr>
        <w:numPr>
          <w:ilvl w:val="1"/>
          <w:numId w:val="39"/>
        </w:numPr>
        <w:tabs>
          <w:tab w:val="left" w:pos="540"/>
        </w:tabs>
        <w:spacing w:before="240"/>
        <w:rPr>
          <w:b/>
          <w:szCs w:val="22"/>
        </w:rPr>
      </w:pPr>
      <w:r>
        <w:rPr>
          <w:b/>
          <w:szCs w:val="22"/>
        </w:rPr>
        <w:lastRenderedPageBreak/>
        <w:t>COMTable</w:t>
      </w:r>
      <w:r w:rsidRPr="003D02F4">
        <w:rPr>
          <w:b/>
          <w:szCs w:val="22"/>
          <w:lang w:val="en-GB"/>
        </w:rPr>
        <w:t xml:space="preserve"> Redesign</w:t>
      </w:r>
    </w:p>
    <w:p w:rsidR="00C17069" w:rsidRDefault="00C17069" w:rsidP="00C17069"/>
    <w:p w:rsidR="006B2465" w:rsidRPr="00C17069" w:rsidRDefault="00C17069" w:rsidP="00C17069">
      <w:pPr>
        <w:tabs>
          <w:tab w:val="left" w:pos="4211"/>
        </w:tabs>
        <w:jc w:val="center"/>
      </w:pPr>
      <w:r>
        <w:rPr>
          <w:noProof/>
          <w:lang w:val="en-US" w:eastAsia="en-US"/>
        </w:rPr>
        <w:drawing>
          <wp:inline distT="0" distB="0" distL="0" distR="0" wp14:anchorId="21EE5A2C" wp14:editId="50060374">
            <wp:extent cx="5985292" cy="5760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_alphalinc_comtable_redesign.png"/>
                    <pic:cNvPicPr/>
                  </pic:nvPicPr>
                  <pic:blipFill>
                    <a:blip r:embed="rId16">
                      <a:extLst>
                        <a:ext uri="{28A0092B-C50C-407E-A947-70E740481C1C}">
                          <a14:useLocalDpi xmlns:a14="http://schemas.microsoft.com/office/drawing/2010/main" val="0"/>
                        </a:ext>
                      </a:extLst>
                    </a:blip>
                    <a:stretch>
                      <a:fillRect/>
                    </a:stretch>
                  </pic:blipFill>
                  <pic:spPr>
                    <a:xfrm>
                      <a:off x="0" y="0"/>
                      <a:ext cx="5985292" cy="5760000"/>
                    </a:xfrm>
                    <a:prstGeom prst="rect">
                      <a:avLst/>
                    </a:prstGeom>
                  </pic:spPr>
                </pic:pic>
              </a:graphicData>
            </a:graphic>
          </wp:inline>
        </w:drawing>
      </w:r>
    </w:p>
    <w:sectPr w:rsidR="006B2465" w:rsidRPr="00C17069" w:rsidSect="00516640">
      <w:headerReference w:type="even" r:id="rId17"/>
      <w:headerReference w:type="default" r:id="rId18"/>
      <w:footerReference w:type="even" r:id="rId19"/>
      <w:footerReference w:type="default" r:id="rId20"/>
      <w:footerReference w:type="first" r:id="rId21"/>
      <w:pgSz w:w="12240" w:h="15840" w:code="1"/>
      <w:pgMar w:top="1911" w:right="1152" w:bottom="851" w:left="1152" w:header="709" w:footer="12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58A" w:rsidRDefault="0083058A">
      <w:r>
        <w:separator/>
      </w:r>
    </w:p>
  </w:endnote>
  <w:endnote w:type="continuationSeparator" w:id="0">
    <w:p w:rsidR="0083058A" w:rsidRDefault="00830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492" w:rsidRPr="00586DB0" w:rsidRDefault="00802492" w:rsidP="00074F17">
    <w:pPr>
      <w:pStyle w:val="Rodap"/>
      <w:pBdr>
        <w:bottom w:val="single" w:sz="12" w:space="1" w:color="auto"/>
      </w:pBdr>
      <w:tabs>
        <w:tab w:val="clear" w:pos="4320"/>
        <w:tab w:val="clear" w:pos="8640"/>
        <w:tab w:val="right" w:pos="10080"/>
      </w:tabs>
      <w:rPr>
        <w:rFonts w:ascii="Arial" w:hAnsi="Arial" w:cs="Arial"/>
        <w:sz w:val="16"/>
        <w:szCs w:val="16"/>
      </w:rPr>
    </w:pPr>
  </w:p>
  <w:p w:rsidR="00802492" w:rsidRPr="00F702D0" w:rsidRDefault="00802492" w:rsidP="00206548">
    <w:pPr>
      <w:pStyle w:val="Rodap"/>
      <w:tabs>
        <w:tab w:val="clear" w:pos="4320"/>
        <w:tab w:val="clear" w:pos="8640"/>
        <w:tab w:val="right" w:pos="9900"/>
      </w:tabs>
      <w:rPr>
        <w:rFonts w:ascii="Arial" w:hAnsi="Arial" w:cs="Arial"/>
        <w:sz w:val="16"/>
        <w:szCs w:val="16"/>
        <w:lang w:val="en-US"/>
      </w:rPr>
    </w:pPr>
    <w:r w:rsidRPr="00F702D0">
      <w:rPr>
        <w:rFonts w:ascii="Arial" w:hAnsi="Arial" w:cs="Arial"/>
        <w:sz w:val="16"/>
        <w:szCs w:val="16"/>
        <w:lang w:val="en-US"/>
      </w:rPr>
      <w:t xml:space="preserve">February 22, 2008                                                                          PAGE </w:t>
    </w:r>
    <w:r w:rsidRPr="00586DB0">
      <w:rPr>
        <w:rStyle w:val="Nmerodepgina"/>
        <w:rFonts w:ascii="Arial" w:hAnsi="Arial" w:cs="Arial"/>
        <w:sz w:val="16"/>
        <w:szCs w:val="16"/>
      </w:rPr>
      <w:fldChar w:fldCharType="begin"/>
    </w:r>
    <w:r w:rsidRPr="00F702D0">
      <w:rPr>
        <w:rStyle w:val="Nmerodepgina"/>
        <w:rFonts w:ascii="Arial" w:hAnsi="Arial" w:cs="Arial"/>
        <w:sz w:val="16"/>
        <w:szCs w:val="16"/>
        <w:lang w:val="en-US"/>
      </w:rPr>
      <w:instrText xml:space="preserve"> PAGE </w:instrText>
    </w:r>
    <w:r w:rsidRPr="00586DB0">
      <w:rPr>
        <w:rStyle w:val="Nmerodepgina"/>
        <w:rFonts w:ascii="Arial" w:hAnsi="Arial" w:cs="Arial"/>
        <w:sz w:val="16"/>
        <w:szCs w:val="16"/>
      </w:rPr>
      <w:fldChar w:fldCharType="separate"/>
    </w:r>
    <w:r w:rsidRPr="00F702D0">
      <w:rPr>
        <w:rStyle w:val="Nmerodepgina"/>
        <w:rFonts w:ascii="Arial" w:hAnsi="Arial" w:cs="Arial"/>
        <w:noProof/>
        <w:sz w:val="16"/>
        <w:szCs w:val="16"/>
        <w:lang w:val="en-US"/>
      </w:rPr>
      <w:t>4</w:t>
    </w:r>
    <w:r w:rsidRPr="00586DB0">
      <w:rPr>
        <w:rStyle w:val="Nmerodepgina"/>
        <w:rFonts w:ascii="Arial" w:hAnsi="Arial" w:cs="Arial"/>
        <w:sz w:val="16"/>
        <w:szCs w:val="16"/>
      </w:rPr>
      <w:fldChar w:fldCharType="end"/>
    </w:r>
    <w:r w:rsidRPr="00F702D0">
      <w:rPr>
        <w:rStyle w:val="Nmerodepgina"/>
        <w:rFonts w:ascii="Arial" w:hAnsi="Arial" w:cs="Arial"/>
        <w:sz w:val="16"/>
        <w:szCs w:val="16"/>
        <w:lang w:val="en-US"/>
      </w:rPr>
      <w:t xml:space="preserve"> OF </w:t>
    </w:r>
    <w:r w:rsidRPr="00586DB0">
      <w:rPr>
        <w:rStyle w:val="Nmerodepgina"/>
        <w:rFonts w:ascii="Arial" w:hAnsi="Arial" w:cs="Arial"/>
        <w:sz w:val="16"/>
        <w:szCs w:val="16"/>
      </w:rPr>
      <w:fldChar w:fldCharType="begin"/>
    </w:r>
    <w:r w:rsidRPr="00F702D0">
      <w:rPr>
        <w:rStyle w:val="Nmerodepgina"/>
        <w:rFonts w:ascii="Arial" w:hAnsi="Arial" w:cs="Arial"/>
        <w:sz w:val="16"/>
        <w:szCs w:val="16"/>
        <w:lang w:val="en-US"/>
      </w:rPr>
      <w:instrText xml:space="preserve"> NUMPAGES </w:instrText>
    </w:r>
    <w:r w:rsidRPr="00586DB0">
      <w:rPr>
        <w:rStyle w:val="Nmerodepgina"/>
        <w:rFonts w:ascii="Arial" w:hAnsi="Arial" w:cs="Arial"/>
        <w:sz w:val="16"/>
        <w:szCs w:val="16"/>
      </w:rPr>
      <w:fldChar w:fldCharType="separate"/>
    </w:r>
    <w:r>
      <w:rPr>
        <w:rStyle w:val="Nmerodepgina"/>
        <w:rFonts w:ascii="Arial" w:hAnsi="Arial" w:cs="Arial"/>
        <w:noProof/>
        <w:sz w:val="16"/>
        <w:szCs w:val="16"/>
        <w:lang w:val="en-US"/>
      </w:rPr>
      <w:t>1</w:t>
    </w:r>
    <w:r w:rsidRPr="00586DB0">
      <w:rPr>
        <w:rStyle w:val="Nmerodepgina"/>
        <w:rFonts w:ascii="Arial" w:hAnsi="Arial" w:cs="Arial"/>
        <w:sz w:val="16"/>
        <w:szCs w:val="16"/>
      </w:rPr>
      <w:fldChar w:fldCharType="end"/>
    </w:r>
    <w:r w:rsidRPr="00F702D0">
      <w:rPr>
        <w:rFonts w:ascii="Arial" w:hAnsi="Arial" w:cs="Arial"/>
        <w:sz w:val="16"/>
        <w:szCs w:val="16"/>
        <w:lang w:val="en-US"/>
      </w:rPr>
      <w:tab/>
      <w:t xml:space="preserve">Project Scope Statement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492" w:rsidRDefault="0083058A" w:rsidP="00C45A88">
    <w:pPr>
      <w:pStyle w:val="Rodap"/>
      <w:tabs>
        <w:tab w:val="clear" w:pos="4320"/>
        <w:tab w:val="clear" w:pos="8640"/>
      </w:tabs>
      <w:rPr>
        <w:sz w:val="16"/>
        <w:szCs w:val="16"/>
      </w:rPr>
    </w:pPr>
    <w:r>
      <w:rPr>
        <w:rFonts w:ascii="Palatino" w:hAnsi="Palatino" w:cs="Arial"/>
        <w:b/>
        <w:noProof/>
        <w:sz w:val="28"/>
        <w:szCs w:val="28"/>
        <w:lang w:eastAsia="en-US"/>
      </w:rPr>
      <w:pict>
        <v:rect id="_x0000_i1026" style="width:0;height:1.5pt" o:hralign="center" o:hrstd="t" o:hr="t" fillcolor="#a0a0a0" stroked="f"/>
      </w:pict>
    </w:r>
  </w:p>
  <w:p w:rsidR="00802492" w:rsidRPr="00451BB3" w:rsidRDefault="00802492" w:rsidP="00C45A88">
    <w:pPr>
      <w:pStyle w:val="Rodap"/>
      <w:tabs>
        <w:tab w:val="clear" w:pos="4320"/>
        <w:tab w:val="clear" w:pos="8640"/>
      </w:tabs>
      <w:rPr>
        <w:sz w:val="16"/>
        <w:szCs w:val="16"/>
      </w:rPr>
    </w:pPr>
    <w:r w:rsidRPr="00451BB3">
      <w:rPr>
        <w:sz w:val="16"/>
        <w:szCs w:val="16"/>
      </w:rPr>
      <w:fldChar w:fldCharType="begin"/>
    </w:r>
    <w:r w:rsidRPr="00451BB3">
      <w:rPr>
        <w:sz w:val="16"/>
        <w:szCs w:val="16"/>
      </w:rPr>
      <w:instrText xml:space="preserve"> DATE  \@ "dd/MM/yy" </w:instrText>
    </w:r>
    <w:r w:rsidRPr="00451BB3">
      <w:rPr>
        <w:sz w:val="16"/>
        <w:szCs w:val="16"/>
      </w:rPr>
      <w:fldChar w:fldCharType="separate"/>
    </w:r>
    <w:r w:rsidR="003D02F4">
      <w:rPr>
        <w:noProof/>
        <w:sz w:val="16"/>
        <w:szCs w:val="16"/>
      </w:rPr>
      <w:t>08/04/14</w:t>
    </w:r>
    <w:r w:rsidRPr="00451BB3">
      <w:rPr>
        <w:sz w:val="16"/>
        <w:szCs w:val="16"/>
      </w:rPr>
      <w:fldChar w:fldCharType="end"/>
    </w:r>
    <w:r w:rsidRPr="00451BB3">
      <w:rPr>
        <w:sz w:val="16"/>
        <w:szCs w:val="16"/>
      </w:rPr>
      <w:tab/>
    </w:r>
    <w:r w:rsidRPr="00451BB3">
      <w:rPr>
        <w:sz w:val="16"/>
        <w:szCs w:val="16"/>
      </w:rPr>
      <w:tab/>
    </w:r>
    <w:r w:rsidRPr="00451BB3">
      <w:rPr>
        <w:sz w:val="16"/>
        <w:szCs w:val="16"/>
      </w:rPr>
      <w:tab/>
    </w:r>
    <w:r w:rsidRPr="00451BB3">
      <w:rPr>
        <w:sz w:val="16"/>
        <w:szCs w:val="16"/>
      </w:rPr>
      <w:tab/>
    </w:r>
    <w:r w:rsidRPr="00451BB3">
      <w:rPr>
        <w:sz w:val="16"/>
        <w:szCs w:val="16"/>
      </w:rPr>
      <w:tab/>
      <w:t xml:space="preserve">PÁGINA </w:t>
    </w:r>
    <w:r w:rsidRPr="00451BB3">
      <w:rPr>
        <w:rStyle w:val="Nmerodepgina"/>
        <w:sz w:val="16"/>
        <w:szCs w:val="16"/>
      </w:rPr>
      <w:fldChar w:fldCharType="begin"/>
    </w:r>
    <w:r w:rsidRPr="00451BB3">
      <w:rPr>
        <w:rStyle w:val="Nmerodepgina"/>
        <w:sz w:val="16"/>
        <w:szCs w:val="16"/>
      </w:rPr>
      <w:instrText xml:space="preserve"> PAGE </w:instrText>
    </w:r>
    <w:r w:rsidRPr="00451BB3">
      <w:rPr>
        <w:rStyle w:val="Nmerodepgina"/>
        <w:sz w:val="16"/>
        <w:szCs w:val="16"/>
      </w:rPr>
      <w:fldChar w:fldCharType="separate"/>
    </w:r>
    <w:r w:rsidR="003D02F4">
      <w:rPr>
        <w:rStyle w:val="Nmerodepgina"/>
        <w:noProof/>
        <w:sz w:val="16"/>
        <w:szCs w:val="16"/>
      </w:rPr>
      <w:t>6</w:t>
    </w:r>
    <w:r w:rsidRPr="00451BB3">
      <w:rPr>
        <w:rStyle w:val="Nmerodepgina"/>
        <w:sz w:val="16"/>
        <w:szCs w:val="16"/>
      </w:rPr>
      <w:fldChar w:fldCharType="end"/>
    </w:r>
    <w:r w:rsidRPr="00451BB3">
      <w:rPr>
        <w:rStyle w:val="Nmerodepgina"/>
        <w:sz w:val="16"/>
        <w:szCs w:val="16"/>
      </w:rPr>
      <w:t xml:space="preserve"> DE </w:t>
    </w:r>
    <w:r w:rsidRPr="00451BB3">
      <w:rPr>
        <w:rStyle w:val="Nmerodepgina"/>
        <w:sz w:val="16"/>
        <w:szCs w:val="16"/>
      </w:rPr>
      <w:fldChar w:fldCharType="begin"/>
    </w:r>
    <w:r w:rsidRPr="00451BB3">
      <w:rPr>
        <w:rStyle w:val="Nmerodepgina"/>
        <w:sz w:val="16"/>
        <w:szCs w:val="16"/>
      </w:rPr>
      <w:instrText xml:space="preserve"> NUMPAGES </w:instrText>
    </w:r>
    <w:r w:rsidRPr="00451BB3">
      <w:rPr>
        <w:rStyle w:val="Nmerodepgina"/>
        <w:sz w:val="16"/>
        <w:szCs w:val="16"/>
      </w:rPr>
      <w:fldChar w:fldCharType="separate"/>
    </w:r>
    <w:r w:rsidR="003D02F4">
      <w:rPr>
        <w:rStyle w:val="Nmerodepgina"/>
        <w:noProof/>
        <w:sz w:val="16"/>
        <w:szCs w:val="16"/>
      </w:rPr>
      <w:t>7</w:t>
    </w:r>
    <w:r w:rsidRPr="00451BB3">
      <w:rPr>
        <w:rStyle w:val="Nmerodepgina"/>
        <w:sz w:val="16"/>
        <w:szCs w:val="16"/>
      </w:rPr>
      <w:fldChar w:fldCharType="end"/>
    </w:r>
    <w:r w:rsidRPr="00451BB3">
      <w:rPr>
        <w:sz w:val="16"/>
        <w:szCs w:val="16"/>
      </w:rPr>
      <w:tab/>
    </w:r>
    <w:r w:rsidRPr="00451BB3">
      <w:rPr>
        <w:sz w:val="16"/>
        <w:szCs w:val="16"/>
      </w:rPr>
      <w:tab/>
    </w:r>
    <w:r w:rsidRPr="00451BB3">
      <w:rPr>
        <w:sz w:val="16"/>
        <w:szCs w:val="16"/>
      </w:rPr>
      <w:tab/>
    </w:r>
    <w:r w:rsidRPr="00451BB3">
      <w:rPr>
        <w:sz w:val="16"/>
        <w:szCs w:val="16"/>
      </w:rPr>
      <w:tab/>
    </w:r>
    <w:r>
      <w:rPr>
        <w:sz w:val="16"/>
        <w:szCs w:val="16"/>
      </w:rPr>
      <w:t>Proposta de novo design do Alphalinc</w:t>
    </w:r>
  </w:p>
  <w:p w:rsidR="00802492" w:rsidRPr="00451BB3" w:rsidRDefault="00802492" w:rsidP="00FE1E8A">
    <w:pPr>
      <w:pStyle w:val="Rodap"/>
      <w:tabs>
        <w:tab w:val="clear" w:pos="4320"/>
        <w:tab w:val="clear" w:pos="8640"/>
        <w:tab w:val="left" w:pos="462"/>
        <w:tab w:val="right" w:pos="5490"/>
      </w:tabs>
      <w:rPr>
        <w:rFonts w:ascii="Palatino" w:hAnsi="Palatino" w:cs="Arial"/>
        <w:sz w:val="16"/>
        <w:szCs w:val="16"/>
      </w:rPr>
    </w:pPr>
    <w:r w:rsidRPr="00451BB3">
      <w:rPr>
        <w:rFonts w:ascii="Palatino" w:hAnsi="Palatino" w:cs="Arial"/>
        <w:sz w:val="16"/>
        <w:szCs w:val="16"/>
      </w:rPr>
      <w:tab/>
    </w:r>
    <w:r w:rsidRPr="00451BB3">
      <w:rPr>
        <w:rFonts w:ascii="Palatino" w:hAnsi="Palatino" w:cs="Arial"/>
        <w:sz w:val="16"/>
        <w:szCs w:val="16"/>
      </w:rPr>
      <w:tab/>
    </w:r>
  </w:p>
  <w:p w:rsidR="00802492" w:rsidRPr="00451BB3" w:rsidRDefault="00802492" w:rsidP="009826C3">
    <w:pPr>
      <w:pStyle w:val="Rodap"/>
      <w:tabs>
        <w:tab w:val="clear" w:pos="4320"/>
        <w:tab w:val="clear" w:pos="8640"/>
        <w:tab w:val="right" w:pos="9900"/>
      </w:tabs>
      <w:rPr>
        <w:rFonts w:ascii="Palatino" w:hAnsi="Palatino" w:cs="Arial"/>
        <w:sz w:val="16"/>
        <w:szCs w:val="16"/>
      </w:rPr>
    </w:pPr>
  </w:p>
  <w:p w:rsidR="00802492" w:rsidRPr="00451BB3" w:rsidRDefault="00802492">
    <w:pPr>
      <w:rPr>
        <w:rFonts w:ascii="Palatino" w:hAnsi="Palatino"/>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492" w:rsidRPr="00586DB0" w:rsidRDefault="00802492" w:rsidP="006E16D7">
    <w:pPr>
      <w:pStyle w:val="Rodap"/>
      <w:pBdr>
        <w:bottom w:val="single" w:sz="12" w:space="1" w:color="auto"/>
      </w:pBdr>
      <w:tabs>
        <w:tab w:val="clear" w:pos="4320"/>
        <w:tab w:val="clear" w:pos="8640"/>
        <w:tab w:val="right" w:pos="10080"/>
      </w:tabs>
      <w:rPr>
        <w:rFonts w:ascii="Arial" w:hAnsi="Arial" w:cs="Arial"/>
        <w:sz w:val="16"/>
        <w:szCs w:val="16"/>
      </w:rPr>
    </w:pPr>
  </w:p>
  <w:p w:rsidR="00802492" w:rsidRPr="00586DB0" w:rsidRDefault="00802492" w:rsidP="006E16D7">
    <w:pPr>
      <w:pStyle w:val="Rodap"/>
      <w:tabs>
        <w:tab w:val="clear" w:pos="4320"/>
        <w:tab w:val="clear" w:pos="8640"/>
        <w:tab w:val="right" w:pos="10080"/>
      </w:tabs>
      <w:rPr>
        <w:rFonts w:ascii="Arial" w:hAnsi="Arial" w:cs="Arial"/>
        <w:sz w:val="16"/>
        <w:szCs w:val="16"/>
      </w:rPr>
    </w:pPr>
    <w:r w:rsidRPr="00586DB0">
      <w:rPr>
        <w:rFonts w:ascii="Arial" w:hAnsi="Arial" w:cs="Arial"/>
        <w:sz w:val="16"/>
        <w:szCs w:val="16"/>
      </w:rPr>
      <w:fldChar w:fldCharType="begin"/>
    </w:r>
    <w:r w:rsidRPr="00586DB0">
      <w:rPr>
        <w:rFonts w:ascii="Arial" w:hAnsi="Arial" w:cs="Arial"/>
        <w:sz w:val="16"/>
        <w:szCs w:val="16"/>
      </w:rPr>
      <w:instrText xml:space="preserve"> FILENAME </w:instrText>
    </w:r>
    <w:r w:rsidRPr="00586DB0">
      <w:rPr>
        <w:rFonts w:ascii="Arial" w:hAnsi="Arial" w:cs="Arial"/>
        <w:sz w:val="16"/>
        <w:szCs w:val="16"/>
      </w:rPr>
      <w:fldChar w:fldCharType="separate"/>
    </w:r>
    <w:r>
      <w:rPr>
        <w:rFonts w:ascii="Arial" w:hAnsi="Arial" w:cs="Arial"/>
        <w:noProof/>
        <w:sz w:val="16"/>
        <w:szCs w:val="16"/>
      </w:rPr>
      <w:t>TASC-Proposta design trabalhos passados_AL UP_v1.0.docx</w:t>
    </w:r>
    <w:r w:rsidRPr="00586DB0">
      <w:rPr>
        <w:rFonts w:ascii="Arial" w:hAnsi="Arial" w:cs="Arial"/>
        <w:sz w:val="16"/>
        <w:szCs w:val="16"/>
      </w:rPr>
      <w:fldChar w:fldCharType="end"/>
    </w:r>
    <w:r w:rsidRPr="00586DB0">
      <w:rPr>
        <w:rFonts w:ascii="Arial" w:hAnsi="Arial" w:cs="Arial"/>
        <w:sz w:val="16"/>
        <w:szCs w:val="16"/>
      </w:rPr>
      <w:tab/>
      <w:t xml:space="preserve">PAGE </w:t>
    </w:r>
    <w:r w:rsidRPr="00586DB0">
      <w:rPr>
        <w:rStyle w:val="Nmerodepgina"/>
        <w:rFonts w:ascii="Arial" w:hAnsi="Arial" w:cs="Arial"/>
        <w:sz w:val="16"/>
        <w:szCs w:val="16"/>
      </w:rPr>
      <w:fldChar w:fldCharType="begin"/>
    </w:r>
    <w:r w:rsidRPr="00586DB0">
      <w:rPr>
        <w:rStyle w:val="Nmerodepgina"/>
        <w:rFonts w:ascii="Arial" w:hAnsi="Arial" w:cs="Arial"/>
        <w:sz w:val="16"/>
        <w:szCs w:val="16"/>
      </w:rPr>
      <w:instrText xml:space="preserve"> PAGE </w:instrText>
    </w:r>
    <w:r w:rsidRPr="00586DB0">
      <w:rPr>
        <w:rStyle w:val="Nmerodepgina"/>
        <w:rFonts w:ascii="Arial" w:hAnsi="Arial" w:cs="Arial"/>
        <w:sz w:val="16"/>
        <w:szCs w:val="16"/>
      </w:rPr>
      <w:fldChar w:fldCharType="separate"/>
    </w:r>
    <w:r>
      <w:rPr>
        <w:rStyle w:val="Nmerodepgina"/>
        <w:rFonts w:ascii="Arial" w:hAnsi="Arial" w:cs="Arial"/>
        <w:noProof/>
        <w:sz w:val="16"/>
        <w:szCs w:val="16"/>
      </w:rPr>
      <w:t>1</w:t>
    </w:r>
    <w:r w:rsidRPr="00586DB0">
      <w:rPr>
        <w:rStyle w:val="Nmerodepgina"/>
        <w:rFonts w:ascii="Arial" w:hAnsi="Arial" w:cs="Arial"/>
        <w:sz w:val="16"/>
        <w:szCs w:val="16"/>
      </w:rPr>
      <w:fldChar w:fldCharType="end"/>
    </w:r>
    <w:r w:rsidRPr="00586DB0">
      <w:rPr>
        <w:rStyle w:val="Nmerodepgina"/>
        <w:rFonts w:ascii="Arial" w:hAnsi="Arial" w:cs="Arial"/>
        <w:sz w:val="16"/>
        <w:szCs w:val="16"/>
      </w:rPr>
      <w:t xml:space="preserve"> OF </w:t>
    </w:r>
    <w:r w:rsidRPr="00586DB0">
      <w:rPr>
        <w:rStyle w:val="Nmerodepgina"/>
        <w:rFonts w:ascii="Arial" w:hAnsi="Arial" w:cs="Arial"/>
        <w:sz w:val="16"/>
        <w:szCs w:val="16"/>
      </w:rPr>
      <w:fldChar w:fldCharType="begin"/>
    </w:r>
    <w:r w:rsidRPr="00586DB0">
      <w:rPr>
        <w:rStyle w:val="Nmerodepgina"/>
        <w:rFonts w:ascii="Arial" w:hAnsi="Arial" w:cs="Arial"/>
        <w:sz w:val="16"/>
        <w:szCs w:val="16"/>
      </w:rPr>
      <w:instrText xml:space="preserve"> NUMPAGES </w:instrText>
    </w:r>
    <w:r w:rsidRPr="00586DB0">
      <w:rPr>
        <w:rStyle w:val="Nmerodepgina"/>
        <w:rFonts w:ascii="Arial" w:hAnsi="Arial" w:cs="Arial"/>
        <w:sz w:val="16"/>
        <w:szCs w:val="16"/>
      </w:rPr>
      <w:fldChar w:fldCharType="separate"/>
    </w:r>
    <w:r>
      <w:rPr>
        <w:rStyle w:val="Nmerodepgina"/>
        <w:rFonts w:ascii="Arial" w:hAnsi="Arial" w:cs="Arial"/>
        <w:noProof/>
        <w:sz w:val="16"/>
        <w:szCs w:val="16"/>
      </w:rPr>
      <w:t>1</w:t>
    </w:r>
    <w:r w:rsidRPr="00586DB0">
      <w:rPr>
        <w:rStyle w:val="Nmerodepgina"/>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58A" w:rsidRDefault="0083058A">
      <w:r>
        <w:separator/>
      </w:r>
    </w:p>
  </w:footnote>
  <w:footnote w:type="continuationSeparator" w:id="0">
    <w:p w:rsidR="0083058A" w:rsidRDefault="008305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492" w:rsidRDefault="00802492" w:rsidP="009826C3">
    <w:pPr>
      <w:pStyle w:val="Cabealho"/>
      <w:pBdr>
        <w:bottom w:val="single" w:sz="12" w:space="1" w:color="auto"/>
      </w:pBdr>
      <w:tabs>
        <w:tab w:val="clear" w:pos="4320"/>
        <w:tab w:val="clear" w:pos="8640"/>
        <w:tab w:val="right" w:pos="10080"/>
      </w:tabs>
      <w:jc w:val="right"/>
      <w:rPr>
        <w:rFonts w:ascii="Arial" w:hAnsi="Arial" w:cs="Arial"/>
        <w:b/>
        <w:noProof/>
        <w:sz w:val="28"/>
        <w:szCs w:val="28"/>
        <w:lang w:eastAsia="en-US"/>
      </w:rPr>
    </w:pPr>
    <w:r>
      <w:rPr>
        <w:rFonts w:ascii="Arial" w:hAnsi="Arial" w:cs="Arial"/>
        <w:b/>
        <w:noProof/>
        <w:sz w:val="28"/>
        <w:szCs w:val="28"/>
        <w:lang w:val="en-US" w:eastAsia="en-US"/>
      </w:rPr>
      <w:drawing>
        <wp:anchor distT="0" distB="0" distL="114300" distR="114300" simplePos="0" relativeHeight="251656192" behindDoc="0" locked="0" layoutInCell="1" allowOverlap="1" wp14:anchorId="6BD62893" wp14:editId="11DF8B90">
          <wp:simplePos x="0" y="0"/>
          <wp:positionH relativeFrom="column">
            <wp:posOffset>0</wp:posOffset>
          </wp:positionH>
          <wp:positionV relativeFrom="paragraph">
            <wp:posOffset>-114300</wp:posOffset>
          </wp:positionV>
          <wp:extent cx="1600200" cy="495300"/>
          <wp:effectExtent l="0" t="0" r="0" b="0"/>
          <wp:wrapNone/>
          <wp:docPr id="4" name="Imagem 4" descr="FullNameITSH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llNameITSH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95300"/>
                  </a:xfrm>
                  <a:prstGeom prst="rect">
                    <a:avLst/>
                  </a:prstGeom>
                  <a:noFill/>
                </pic:spPr>
              </pic:pic>
            </a:graphicData>
          </a:graphic>
        </wp:anchor>
      </w:drawing>
    </w:r>
  </w:p>
  <w:p w:rsidR="00802492" w:rsidRPr="00F5538E" w:rsidRDefault="00802492" w:rsidP="009826C3">
    <w:pPr>
      <w:pStyle w:val="Cabealho"/>
      <w:pBdr>
        <w:bottom w:val="single" w:sz="12" w:space="1" w:color="auto"/>
      </w:pBdr>
      <w:tabs>
        <w:tab w:val="clear" w:pos="4320"/>
        <w:tab w:val="clear" w:pos="8640"/>
        <w:tab w:val="right" w:pos="10080"/>
      </w:tabs>
      <w:jc w:val="right"/>
      <w:rPr>
        <w:rFonts w:ascii="Arial" w:hAnsi="Arial" w:cs="Arial"/>
        <w:b/>
        <w:sz w:val="28"/>
        <w:szCs w:val="28"/>
      </w:rPr>
    </w:pPr>
    <w:r>
      <w:rPr>
        <w:rFonts w:ascii="Arial" w:hAnsi="Arial" w:cs="Arial"/>
        <w:b/>
        <w:noProof/>
        <w:sz w:val="28"/>
        <w:szCs w:val="28"/>
        <w:lang w:eastAsia="en-US"/>
      </w:rPr>
      <w:t>PROJECT SCOPE STATEMENT</w:t>
    </w:r>
  </w:p>
  <w:p w:rsidR="00802492" w:rsidRPr="00F5538E" w:rsidRDefault="00802492">
    <w:pPr>
      <w:pStyle w:val="Cabealho"/>
      <w:rPr>
        <w:rFonts w:ascii="Arial" w:hAnsi="Arial" w:cs="Arial"/>
        <w:sz w:val="16"/>
        <w:szCs w:val="16"/>
        <w:lang w:eastAsia="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492" w:rsidRDefault="00802492" w:rsidP="007A37CE">
    <w:pPr>
      <w:pStyle w:val="Cabealho"/>
      <w:tabs>
        <w:tab w:val="clear" w:pos="4320"/>
        <w:tab w:val="clear" w:pos="8640"/>
        <w:tab w:val="right" w:pos="10080"/>
      </w:tabs>
      <w:jc w:val="right"/>
      <w:rPr>
        <w:rFonts w:ascii="Arial" w:hAnsi="Arial" w:cs="Arial"/>
        <w:b/>
        <w:noProof/>
        <w:sz w:val="28"/>
        <w:szCs w:val="28"/>
        <w:lang w:eastAsia="en-US"/>
      </w:rPr>
    </w:pPr>
    <w:bookmarkStart w:id="3" w:name="OLE_LINK1"/>
    <w:bookmarkStart w:id="4" w:name="OLE_LINK2"/>
    <w:bookmarkStart w:id="5" w:name="_Hlk191449904"/>
    <w:r>
      <w:rPr>
        <w:noProof/>
        <w:lang w:val="en-US" w:eastAsia="en-US"/>
      </w:rPr>
      <w:drawing>
        <wp:anchor distT="0" distB="0" distL="114300" distR="114300" simplePos="0" relativeHeight="251659264" behindDoc="0" locked="0" layoutInCell="1" allowOverlap="1" wp14:anchorId="47F9C60A" wp14:editId="542F4659">
          <wp:simplePos x="0" y="0"/>
          <wp:positionH relativeFrom="column">
            <wp:posOffset>-68580</wp:posOffset>
          </wp:positionH>
          <wp:positionV relativeFrom="paragraph">
            <wp:posOffset>-223256</wp:posOffset>
          </wp:positionV>
          <wp:extent cx="2411730" cy="60261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c.png"/>
                  <pic:cNvPicPr/>
                </pic:nvPicPr>
                <pic:blipFill>
                  <a:blip r:embed="rId1">
                    <a:extLst>
                      <a:ext uri="{28A0092B-C50C-407E-A947-70E740481C1C}">
                        <a14:useLocalDpi xmlns:a14="http://schemas.microsoft.com/office/drawing/2010/main" val="0"/>
                      </a:ext>
                    </a:extLst>
                  </a:blip>
                  <a:stretch>
                    <a:fillRect/>
                  </a:stretch>
                </pic:blipFill>
                <pic:spPr>
                  <a:xfrm>
                    <a:off x="0" y="0"/>
                    <a:ext cx="2411730" cy="602615"/>
                  </a:xfrm>
                  <a:prstGeom prst="rect">
                    <a:avLst/>
                  </a:prstGeom>
                </pic:spPr>
              </pic:pic>
            </a:graphicData>
          </a:graphic>
          <wp14:sizeRelH relativeFrom="page">
            <wp14:pctWidth>0</wp14:pctWidth>
          </wp14:sizeRelH>
          <wp14:sizeRelV relativeFrom="page">
            <wp14:pctHeight>0</wp14:pctHeight>
          </wp14:sizeRelV>
        </wp:anchor>
      </w:drawing>
    </w:r>
  </w:p>
  <w:p w:rsidR="00802492" w:rsidRDefault="00802492" w:rsidP="007A37CE">
    <w:pPr>
      <w:pStyle w:val="Cabealho"/>
      <w:tabs>
        <w:tab w:val="clear" w:pos="4320"/>
        <w:tab w:val="clear" w:pos="8640"/>
        <w:tab w:val="right" w:pos="10080"/>
      </w:tabs>
      <w:jc w:val="right"/>
      <w:rPr>
        <w:rFonts w:ascii="Arial" w:hAnsi="Arial" w:cs="Arial"/>
        <w:b/>
        <w:noProof/>
        <w:sz w:val="28"/>
        <w:szCs w:val="28"/>
        <w:lang w:eastAsia="en-US"/>
      </w:rPr>
    </w:pPr>
  </w:p>
  <w:p w:rsidR="00802492" w:rsidRDefault="00802492" w:rsidP="007A37CE">
    <w:pPr>
      <w:pStyle w:val="Cabealho"/>
      <w:tabs>
        <w:tab w:val="clear" w:pos="4320"/>
        <w:tab w:val="clear" w:pos="8640"/>
        <w:tab w:val="right" w:pos="10080"/>
      </w:tabs>
      <w:jc w:val="right"/>
      <w:rPr>
        <w:rFonts w:ascii="Palatino" w:hAnsi="Palatino" w:cs="Arial"/>
        <w:b/>
        <w:noProof/>
        <w:sz w:val="28"/>
        <w:szCs w:val="28"/>
        <w:lang w:eastAsia="en-US"/>
      </w:rPr>
    </w:pPr>
    <w:r>
      <w:rPr>
        <w:rFonts w:ascii="Palatino" w:hAnsi="Palatino" w:cs="Arial"/>
        <w:b/>
        <w:noProof/>
        <w:sz w:val="28"/>
        <w:szCs w:val="28"/>
        <w:lang w:eastAsia="en-US"/>
      </w:rPr>
      <w:t>PROPOSTA DE NOVO DESIGN  DO ALPHALINC</w:t>
    </w:r>
  </w:p>
  <w:p w:rsidR="00802492" w:rsidRPr="009819F4" w:rsidRDefault="0083058A" w:rsidP="00516640">
    <w:pPr>
      <w:pStyle w:val="Cabealho"/>
      <w:tabs>
        <w:tab w:val="clear" w:pos="4320"/>
        <w:tab w:val="clear" w:pos="8640"/>
        <w:tab w:val="right" w:pos="10080"/>
      </w:tabs>
      <w:ind w:left="-142" w:right="-129"/>
      <w:jc w:val="right"/>
      <w:rPr>
        <w:rFonts w:ascii="Arial" w:hAnsi="Arial" w:cs="Arial"/>
        <w:sz w:val="16"/>
        <w:szCs w:val="16"/>
      </w:rPr>
    </w:pPr>
    <w:r>
      <w:rPr>
        <w:rFonts w:ascii="Palatino" w:hAnsi="Palatino" w:cs="Arial"/>
        <w:b/>
        <w:noProof/>
        <w:sz w:val="28"/>
        <w:szCs w:val="28"/>
        <w:lang w:eastAsia="en-US"/>
      </w:rPr>
      <w:pict>
        <v:rect id="_x0000_i1025" style="width:0;height:1.5pt" o:hralign="center" o:hrstd="t" o:hr="t" fillcolor="#a0a0a0" stroked="f"/>
      </w:pict>
    </w:r>
  </w:p>
  <w:bookmarkEnd w:id="3"/>
  <w:bookmarkEnd w:id="4"/>
  <w:bookmarkEnd w:id="5"/>
  <w:p w:rsidR="00802492" w:rsidRPr="009819F4" w:rsidRDefault="00802492" w:rsidP="00AE400A">
    <w:pPr>
      <w:pStyle w:val="Cabealho"/>
      <w:rPr>
        <w:rFonts w:ascii="Arial" w:hAnsi="Arial" w:cs="Arial"/>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7491"/>
    <w:multiLevelType w:val="multilevel"/>
    <w:tmpl w:val="74788EB4"/>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1">
    <w:nsid w:val="01B70362"/>
    <w:multiLevelType w:val="multilevel"/>
    <w:tmpl w:val="62D27A44"/>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304"/>
        </w:tabs>
        <w:ind w:left="2304" w:hanging="504"/>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480"/>
        </w:tabs>
        <w:ind w:left="5760" w:hanging="1440"/>
      </w:pPr>
      <w:rPr>
        <w:rFonts w:hint="default"/>
      </w:rPr>
    </w:lvl>
  </w:abstractNum>
  <w:abstractNum w:abstractNumId="2">
    <w:nsid w:val="038E04CF"/>
    <w:multiLevelType w:val="hybridMultilevel"/>
    <w:tmpl w:val="3760D1DA"/>
    <w:lvl w:ilvl="0" w:tplc="04090017">
      <w:start w:val="1"/>
      <w:numFmt w:val="lowerLetter"/>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8B255B9"/>
    <w:multiLevelType w:val="multilevel"/>
    <w:tmpl w:val="62C4571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0A5C1D2C"/>
    <w:multiLevelType w:val="hybridMultilevel"/>
    <w:tmpl w:val="1E388BEE"/>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
    <w:nsid w:val="0D3D0C91"/>
    <w:multiLevelType w:val="hybridMultilevel"/>
    <w:tmpl w:val="7196FF64"/>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03B6D8A"/>
    <w:multiLevelType w:val="hybridMultilevel"/>
    <w:tmpl w:val="48706F3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8A0BAF"/>
    <w:multiLevelType w:val="hybridMultilevel"/>
    <w:tmpl w:val="D16CB4FA"/>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nsid w:val="126C67B6"/>
    <w:multiLevelType w:val="hybridMultilevel"/>
    <w:tmpl w:val="11B4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A44F49"/>
    <w:multiLevelType w:val="hybridMultilevel"/>
    <w:tmpl w:val="DB6C3E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B024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A48608C"/>
    <w:multiLevelType w:val="hybridMultilevel"/>
    <w:tmpl w:val="70A04B48"/>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1DB56C86"/>
    <w:multiLevelType w:val="hybridMultilevel"/>
    <w:tmpl w:val="8B5CA9B8"/>
    <w:lvl w:ilvl="0" w:tplc="0409000F">
      <w:start w:val="1"/>
      <w:numFmt w:val="decimal"/>
      <w:lvlText w:val="%1."/>
      <w:lvlJc w:val="left"/>
      <w:pPr>
        <w:ind w:left="1865" w:hanging="360"/>
      </w:pPr>
      <w:rPr>
        <w:rFonts w:hint="default"/>
      </w:rPr>
    </w:lvl>
    <w:lvl w:ilvl="1" w:tplc="04090019" w:tentative="1">
      <w:start w:val="1"/>
      <w:numFmt w:val="lowerLetter"/>
      <w:lvlText w:val="%2."/>
      <w:lvlJc w:val="left"/>
      <w:pPr>
        <w:ind w:left="2585" w:hanging="360"/>
      </w:pPr>
    </w:lvl>
    <w:lvl w:ilvl="2" w:tplc="0409001B" w:tentative="1">
      <w:start w:val="1"/>
      <w:numFmt w:val="lowerRoman"/>
      <w:lvlText w:val="%3."/>
      <w:lvlJc w:val="right"/>
      <w:pPr>
        <w:ind w:left="3305" w:hanging="180"/>
      </w:pPr>
    </w:lvl>
    <w:lvl w:ilvl="3" w:tplc="0409000F" w:tentative="1">
      <w:start w:val="1"/>
      <w:numFmt w:val="decimal"/>
      <w:lvlText w:val="%4."/>
      <w:lvlJc w:val="left"/>
      <w:pPr>
        <w:ind w:left="4025" w:hanging="360"/>
      </w:pPr>
    </w:lvl>
    <w:lvl w:ilvl="4" w:tplc="04090019" w:tentative="1">
      <w:start w:val="1"/>
      <w:numFmt w:val="lowerLetter"/>
      <w:lvlText w:val="%5."/>
      <w:lvlJc w:val="left"/>
      <w:pPr>
        <w:ind w:left="4745" w:hanging="360"/>
      </w:pPr>
    </w:lvl>
    <w:lvl w:ilvl="5" w:tplc="0409001B" w:tentative="1">
      <w:start w:val="1"/>
      <w:numFmt w:val="lowerRoman"/>
      <w:lvlText w:val="%6."/>
      <w:lvlJc w:val="right"/>
      <w:pPr>
        <w:ind w:left="5465" w:hanging="180"/>
      </w:pPr>
    </w:lvl>
    <w:lvl w:ilvl="6" w:tplc="0409000F" w:tentative="1">
      <w:start w:val="1"/>
      <w:numFmt w:val="decimal"/>
      <w:lvlText w:val="%7."/>
      <w:lvlJc w:val="left"/>
      <w:pPr>
        <w:ind w:left="6185" w:hanging="360"/>
      </w:pPr>
    </w:lvl>
    <w:lvl w:ilvl="7" w:tplc="04090019" w:tentative="1">
      <w:start w:val="1"/>
      <w:numFmt w:val="lowerLetter"/>
      <w:lvlText w:val="%8."/>
      <w:lvlJc w:val="left"/>
      <w:pPr>
        <w:ind w:left="6905" w:hanging="360"/>
      </w:pPr>
    </w:lvl>
    <w:lvl w:ilvl="8" w:tplc="0409001B" w:tentative="1">
      <w:start w:val="1"/>
      <w:numFmt w:val="lowerRoman"/>
      <w:lvlText w:val="%9."/>
      <w:lvlJc w:val="right"/>
      <w:pPr>
        <w:ind w:left="7625" w:hanging="180"/>
      </w:pPr>
    </w:lvl>
  </w:abstractNum>
  <w:abstractNum w:abstractNumId="13">
    <w:nsid w:val="1EF42CF4"/>
    <w:multiLevelType w:val="hybridMultilevel"/>
    <w:tmpl w:val="6FAA52AA"/>
    <w:lvl w:ilvl="0" w:tplc="0416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29F5A4E"/>
    <w:multiLevelType w:val="hybridMultilevel"/>
    <w:tmpl w:val="74788EB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nsid w:val="25555B3A"/>
    <w:multiLevelType w:val="hybridMultilevel"/>
    <w:tmpl w:val="118A40F4"/>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nsid w:val="26721E42"/>
    <w:multiLevelType w:val="hybridMultilevel"/>
    <w:tmpl w:val="6C7C73F0"/>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nsid w:val="276C0E6A"/>
    <w:multiLevelType w:val="hybridMultilevel"/>
    <w:tmpl w:val="FAC4E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0D09AA"/>
    <w:multiLevelType w:val="multilevel"/>
    <w:tmpl w:val="2B92CE78"/>
    <w:lvl w:ilvl="0">
      <w:start w:val="1"/>
      <w:numFmt w:val="bullet"/>
      <w:lvlText w:val=""/>
      <w:lvlJc w:val="left"/>
      <w:pPr>
        <w:ind w:left="360" w:hanging="360"/>
      </w:pPr>
      <w:rPr>
        <w:rFonts w:ascii="Symbol" w:hAnsi="Symbol"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A414A6F"/>
    <w:multiLevelType w:val="hybridMultilevel"/>
    <w:tmpl w:val="75EC489E"/>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nsid w:val="2A774E7F"/>
    <w:multiLevelType w:val="hybridMultilevel"/>
    <w:tmpl w:val="AD44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D21CC"/>
    <w:multiLevelType w:val="multilevel"/>
    <w:tmpl w:val="118A40F4"/>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22">
    <w:nsid w:val="32B57A0F"/>
    <w:multiLevelType w:val="hybridMultilevel"/>
    <w:tmpl w:val="C616F7B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3599788A"/>
    <w:multiLevelType w:val="multilevel"/>
    <w:tmpl w:val="AE9C2CD4"/>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24">
    <w:nsid w:val="359F4EF7"/>
    <w:multiLevelType w:val="multilevel"/>
    <w:tmpl w:val="C3342C82"/>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304"/>
        </w:tabs>
        <w:ind w:left="2304" w:hanging="504"/>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480"/>
        </w:tabs>
        <w:ind w:left="5760" w:hanging="1440"/>
      </w:pPr>
      <w:rPr>
        <w:rFonts w:hint="default"/>
      </w:rPr>
    </w:lvl>
  </w:abstractNum>
  <w:abstractNum w:abstractNumId="25">
    <w:nsid w:val="3670380E"/>
    <w:multiLevelType w:val="multilevel"/>
    <w:tmpl w:val="62D27A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368424E9"/>
    <w:multiLevelType w:val="multilevel"/>
    <w:tmpl w:val="62D27A44"/>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304"/>
        </w:tabs>
        <w:ind w:left="2304" w:hanging="504"/>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480"/>
        </w:tabs>
        <w:ind w:left="5760" w:hanging="1440"/>
      </w:pPr>
      <w:rPr>
        <w:rFonts w:hint="default"/>
      </w:rPr>
    </w:lvl>
  </w:abstractNum>
  <w:abstractNum w:abstractNumId="27">
    <w:nsid w:val="37405327"/>
    <w:multiLevelType w:val="multilevel"/>
    <w:tmpl w:val="81FC284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Times New Roman" w:hAnsi="Times New Roman" w:cs="Times New Roman"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A53173"/>
    <w:multiLevelType w:val="hybridMultilevel"/>
    <w:tmpl w:val="AAF291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B2006F6"/>
    <w:multiLevelType w:val="hybridMultilevel"/>
    <w:tmpl w:val="6AA2337A"/>
    <w:lvl w:ilvl="0" w:tplc="771614EE">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B5E4841"/>
    <w:multiLevelType w:val="hybridMultilevel"/>
    <w:tmpl w:val="A5CE49F4"/>
    <w:lvl w:ilvl="0" w:tplc="18582B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
    <w:nsid w:val="3C235BE5"/>
    <w:multiLevelType w:val="multilevel"/>
    <w:tmpl w:val="C3342C82"/>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304"/>
        </w:tabs>
        <w:ind w:left="2304" w:hanging="504"/>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480"/>
        </w:tabs>
        <w:ind w:left="5760" w:hanging="1440"/>
      </w:pPr>
      <w:rPr>
        <w:rFonts w:hint="default"/>
      </w:rPr>
    </w:lvl>
  </w:abstractNum>
  <w:abstractNum w:abstractNumId="32">
    <w:nsid w:val="3C54101B"/>
    <w:multiLevelType w:val="hybridMultilevel"/>
    <w:tmpl w:val="3A7AEB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16E525A"/>
    <w:multiLevelType w:val="hybridMultilevel"/>
    <w:tmpl w:val="1AF22332"/>
    <w:lvl w:ilvl="0" w:tplc="05FE2DF2">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4">
    <w:nsid w:val="44122C11"/>
    <w:multiLevelType w:val="multilevel"/>
    <w:tmpl w:val="CA641458"/>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304"/>
        </w:tabs>
        <w:ind w:left="2304" w:hanging="504"/>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480"/>
        </w:tabs>
        <w:ind w:left="5760" w:hanging="1440"/>
      </w:pPr>
      <w:rPr>
        <w:rFonts w:hint="default"/>
      </w:rPr>
    </w:lvl>
  </w:abstractNum>
  <w:abstractNum w:abstractNumId="35">
    <w:nsid w:val="48D550F5"/>
    <w:multiLevelType w:val="hybridMultilevel"/>
    <w:tmpl w:val="B09608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BAC4AA6"/>
    <w:multiLevelType w:val="hybridMultilevel"/>
    <w:tmpl w:val="13C244FE"/>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4EEF7790"/>
    <w:multiLevelType w:val="hybridMultilevel"/>
    <w:tmpl w:val="409E486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2CA5FBF"/>
    <w:multiLevelType w:val="multilevel"/>
    <w:tmpl w:val="62D27A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nsid w:val="53593951"/>
    <w:multiLevelType w:val="multilevel"/>
    <w:tmpl w:val="62D27A44"/>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304"/>
        </w:tabs>
        <w:ind w:left="2304" w:hanging="504"/>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480"/>
        </w:tabs>
        <w:ind w:left="5760" w:hanging="1440"/>
      </w:pPr>
      <w:rPr>
        <w:rFonts w:hint="default"/>
      </w:rPr>
    </w:lvl>
  </w:abstractNum>
  <w:abstractNum w:abstractNumId="40">
    <w:nsid w:val="543954CC"/>
    <w:multiLevelType w:val="hybridMultilevel"/>
    <w:tmpl w:val="AB6E40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4B14595"/>
    <w:multiLevelType w:val="multilevel"/>
    <w:tmpl w:val="AE9C2CD4"/>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42">
    <w:nsid w:val="57220742"/>
    <w:multiLevelType w:val="hybridMultilevel"/>
    <w:tmpl w:val="54E651AC"/>
    <w:lvl w:ilvl="0" w:tplc="FBF81526">
      <w:start w:val="1"/>
      <w:numFmt w:val="decimal"/>
      <w:lvlText w:val="%1."/>
      <w:lvlJc w:val="left"/>
      <w:pPr>
        <w:ind w:left="18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A52424B"/>
    <w:multiLevelType w:val="hybridMultilevel"/>
    <w:tmpl w:val="F4CA6946"/>
    <w:lvl w:ilvl="0" w:tplc="04090017">
      <w:start w:val="1"/>
      <w:numFmt w:val="lowerLetter"/>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5C46464C"/>
    <w:multiLevelType w:val="hybridMultilevel"/>
    <w:tmpl w:val="1D92DC2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5">
    <w:nsid w:val="5E8148B8"/>
    <w:multiLevelType w:val="hybridMultilevel"/>
    <w:tmpl w:val="250CACB0"/>
    <w:lvl w:ilvl="0" w:tplc="61CE7A6C">
      <w:start w:val="1"/>
      <w:numFmt w:val="lowerLetter"/>
      <w:lvlText w:val="%1)"/>
      <w:lvlJc w:val="left"/>
      <w:pPr>
        <w:ind w:left="2160" w:hanging="360"/>
      </w:pPr>
      <w:rPr>
        <w:rFonts w:hint="default"/>
        <w:b w:val="0"/>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03D5A91"/>
    <w:multiLevelType w:val="multilevel"/>
    <w:tmpl w:val="D93A003C"/>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3C377BA"/>
    <w:multiLevelType w:val="hybridMultilevel"/>
    <w:tmpl w:val="7196FF64"/>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641709EF"/>
    <w:multiLevelType w:val="hybridMultilevel"/>
    <w:tmpl w:val="87680BC4"/>
    <w:lvl w:ilvl="0" w:tplc="04090017">
      <w:start w:val="1"/>
      <w:numFmt w:val="lowerLetter"/>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670B50E2"/>
    <w:multiLevelType w:val="multilevel"/>
    <w:tmpl w:val="F6B8A23C"/>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50">
    <w:nsid w:val="6899737D"/>
    <w:multiLevelType w:val="multilevel"/>
    <w:tmpl w:val="81FC284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Times New Roman" w:hAnsi="Times New Roman" w:cs="Times New Roman"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EA875A3"/>
    <w:multiLevelType w:val="multilevel"/>
    <w:tmpl w:val="81FC284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Times New Roman" w:hAnsi="Times New Roman" w:cs="Times New Roman" w:hint="default"/>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09D776C"/>
    <w:multiLevelType w:val="hybridMultilevel"/>
    <w:tmpl w:val="7196FF64"/>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nsid w:val="76CA7C4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71B1B3D"/>
    <w:multiLevelType w:val="hybridMultilevel"/>
    <w:tmpl w:val="77486EF6"/>
    <w:lvl w:ilvl="0" w:tplc="9A24D48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A03DD"/>
    <w:multiLevelType w:val="hybridMultilevel"/>
    <w:tmpl w:val="250CACB0"/>
    <w:lvl w:ilvl="0" w:tplc="61CE7A6C">
      <w:start w:val="1"/>
      <w:numFmt w:val="lowerLetter"/>
      <w:lvlText w:val="%1)"/>
      <w:lvlJc w:val="left"/>
      <w:pPr>
        <w:ind w:left="2160" w:hanging="360"/>
      </w:pPr>
      <w:rPr>
        <w:rFonts w:hint="default"/>
        <w:b w:val="0"/>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7A921062"/>
    <w:multiLevelType w:val="hybridMultilevel"/>
    <w:tmpl w:val="5A8AB5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BE25284"/>
    <w:multiLevelType w:val="hybridMultilevel"/>
    <w:tmpl w:val="B4CA3F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37"/>
  </w:num>
  <w:num w:numId="3">
    <w:abstractNumId w:val="6"/>
  </w:num>
  <w:num w:numId="4">
    <w:abstractNumId w:val="56"/>
  </w:num>
  <w:num w:numId="5">
    <w:abstractNumId w:val="40"/>
  </w:num>
  <w:num w:numId="6">
    <w:abstractNumId w:val="22"/>
  </w:num>
  <w:num w:numId="7">
    <w:abstractNumId w:val="35"/>
  </w:num>
  <w:num w:numId="8">
    <w:abstractNumId w:val="32"/>
  </w:num>
  <w:num w:numId="9">
    <w:abstractNumId w:val="25"/>
  </w:num>
  <w:num w:numId="10">
    <w:abstractNumId w:val="3"/>
  </w:num>
  <w:num w:numId="11">
    <w:abstractNumId w:val="11"/>
  </w:num>
  <w:num w:numId="12">
    <w:abstractNumId w:val="26"/>
  </w:num>
  <w:num w:numId="13">
    <w:abstractNumId w:val="34"/>
  </w:num>
  <w:num w:numId="14">
    <w:abstractNumId w:val="24"/>
  </w:num>
  <w:num w:numId="15">
    <w:abstractNumId w:val="38"/>
  </w:num>
  <w:num w:numId="16">
    <w:abstractNumId w:val="1"/>
  </w:num>
  <w:num w:numId="17">
    <w:abstractNumId w:val="31"/>
  </w:num>
  <w:num w:numId="18">
    <w:abstractNumId w:val="15"/>
  </w:num>
  <w:num w:numId="19">
    <w:abstractNumId w:val="39"/>
  </w:num>
  <w:num w:numId="20">
    <w:abstractNumId w:val="4"/>
  </w:num>
  <w:num w:numId="21">
    <w:abstractNumId w:val="23"/>
  </w:num>
  <w:num w:numId="22">
    <w:abstractNumId w:val="7"/>
  </w:num>
  <w:num w:numId="23">
    <w:abstractNumId w:val="41"/>
  </w:num>
  <w:num w:numId="24">
    <w:abstractNumId w:val="16"/>
  </w:num>
  <w:num w:numId="25">
    <w:abstractNumId w:val="21"/>
  </w:num>
  <w:num w:numId="26">
    <w:abstractNumId w:val="33"/>
  </w:num>
  <w:num w:numId="27">
    <w:abstractNumId w:val="49"/>
  </w:num>
  <w:num w:numId="28">
    <w:abstractNumId w:val="14"/>
  </w:num>
  <w:num w:numId="29">
    <w:abstractNumId w:val="0"/>
  </w:num>
  <w:num w:numId="30">
    <w:abstractNumId w:val="19"/>
  </w:num>
  <w:num w:numId="31">
    <w:abstractNumId w:val="30"/>
  </w:num>
  <w:num w:numId="32">
    <w:abstractNumId w:val="54"/>
  </w:num>
  <w:num w:numId="33">
    <w:abstractNumId w:val="29"/>
  </w:num>
  <w:num w:numId="34">
    <w:abstractNumId w:val="12"/>
  </w:num>
  <w:num w:numId="35">
    <w:abstractNumId w:val="42"/>
  </w:num>
  <w:num w:numId="36">
    <w:abstractNumId w:val="57"/>
  </w:num>
  <w:num w:numId="37">
    <w:abstractNumId w:val="20"/>
  </w:num>
  <w:num w:numId="38">
    <w:abstractNumId w:val="17"/>
  </w:num>
  <w:num w:numId="39">
    <w:abstractNumId w:val="51"/>
  </w:num>
  <w:num w:numId="40">
    <w:abstractNumId w:val="44"/>
  </w:num>
  <w:num w:numId="41">
    <w:abstractNumId w:val="8"/>
  </w:num>
  <w:num w:numId="42">
    <w:abstractNumId w:val="53"/>
  </w:num>
  <w:num w:numId="43">
    <w:abstractNumId w:val="10"/>
  </w:num>
  <w:num w:numId="44">
    <w:abstractNumId w:val="46"/>
  </w:num>
  <w:num w:numId="45">
    <w:abstractNumId w:val="18"/>
  </w:num>
  <w:num w:numId="46">
    <w:abstractNumId w:val="13"/>
  </w:num>
  <w:num w:numId="47">
    <w:abstractNumId w:val="48"/>
  </w:num>
  <w:num w:numId="48">
    <w:abstractNumId w:val="45"/>
  </w:num>
  <w:num w:numId="49">
    <w:abstractNumId w:val="52"/>
  </w:num>
  <w:num w:numId="50">
    <w:abstractNumId w:val="9"/>
  </w:num>
  <w:num w:numId="51">
    <w:abstractNumId w:val="2"/>
  </w:num>
  <w:num w:numId="52">
    <w:abstractNumId w:val="36"/>
  </w:num>
  <w:num w:numId="53">
    <w:abstractNumId w:val="43"/>
  </w:num>
  <w:num w:numId="54">
    <w:abstractNumId w:val="5"/>
  </w:num>
  <w:num w:numId="55">
    <w:abstractNumId w:val="47"/>
  </w:num>
  <w:num w:numId="56">
    <w:abstractNumId w:val="55"/>
  </w:num>
  <w:num w:numId="57">
    <w:abstractNumId w:val="27"/>
  </w:num>
  <w:num w:numId="58">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1F"/>
    <w:rsid w:val="000031E8"/>
    <w:rsid w:val="000051D3"/>
    <w:rsid w:val="000131BF"/>
    <w:rsid w:val="00020BF3"/>
    <w:rsid w:val="00021D44"/>
    <w:rsid w:val="00024C89"/>
    <w:rsid w:val="000521B1"/>
    <w:rsid w:val="00074F17"/>
    <w:rsid w:val="000935E6"/>
    <w:rsid w:val="000E751F"/>
    <w:rsid w:val="000F37D1"/>
    <w:rsid w:val="00112CC6"/>
    <w:rsid w:val="00121F76"/>
    <w:rsid w:val="00131A37"/>
    <w:rsid w:val="00132BF8"/>
    <w:rsid w:val="001405D1"/>
    <w:rsid w:val="0015081C"/>
    <w:rsid w:val="001576F6"/>
    <w:rsid w:val="00177D6D"/>
    <w:rsid w:val="001A3484"/>
    <w:rsid w:val="001A4249"/>
    <w:rsid w:val="001A7F83"/>
    <w:rsid w:val="001B4285"/>
    <w:rsid w:val="001B51A1"/>
    <w:rsid w:val="001D5F69"/>
    <w:rsid w:val="001E1719"/>
    <w:rsid w:val="001E45B7"/>
    <w:rsid w:val="001E4FED"/>
    <w:rsid w:val="001E554F"/>
    <w:rsid w:val="001E7BDD"/>
    <w:rsid w:val="001F2E51"/>
    <w:rsid w:val="002036F4"/>
    <w:rsid w:val="00206548"/>
    <w:rsid w:val="00213A94"/>
    <w:rsid w:val="00243A68"/>
    <w:rsid w:val="00255B4D"/>
    <w:rsid w:val="00262B4B"/>
    <w:rsid w:val="0027742F"/>
    <w:rsid w:val="00281074"/>
    <w:rsid w:val="00286D7C"/>
    <w:rsid w:val="00286DB6"/>
    <w:rsid w:val="00287344"/>
    <w:rsid w:val="002B0737"/>
    <w:rsid w:val="002B37BA"/>
    <w:rsid w:val="002B6052"/>
    <w:rsid w:val="002C0DB6"/>
    <w:rsid w:val="002E1838"/>
    <w:rsid w:val="002F2C2F"/>
    <w:rsid w:val="0031218D"/>
    <w:rsid w:val="00314C37"/>
    <w:rsid w:val="0034718E"/>
    <w:rsid w:val="00353C1A"/>
    <w:rsid w:val="0035586F"/>
    <w:rsid w:val="00360175"/>
    <w:rsid w:val="00366D2B"/>
    <w:rsid w:val="0036710D"/>
    <w:rsid w:val="003726CB"/>
    <w:rsid w:val="00377D6F"/>
    <w:rsid w:val="00387673"/>
    <w:rsid w:val="003900C5"/>
    <w:rsid w:val="00393728"/>
    <w:rsid w:val="00395FAB"/>
    <w:rsid w:val="003A08DD"/>
    <w:rsid w:val="003A4D07"/>
    <w:rsid w:val="003B477E"/>
    <w:rsid w:val="003D02F4"/>
    <w:rsid w:val="003D072B"/>
    <w:rsid w:val="003D0799"/>
    <w:rsid w:val="003D79A8"/>
    <w:rsid w:val="003E04C3"/>
    <w:rsid w:val="003E544E"/>
    <w:rsid w:val="00437573"/>
    <w:rsid w:val="00446319"/>
    <w:rsid w:val="00447AD9"/>
    <w:rsid w:val="00451BB3"/>
    <w:rsid w:val="00451E06"/>
    <w:rsid w:val="00472669"/>
    <w:rsid w:val="00474F40"/>
    <w:rsid w:val="00480CD9"/>
    <w:rsid w:val="00481F27"/>
    <w:rsid w:val="00483DE9"/>
    <w:rsid w:val="004852AC"/>
    <w:rsid w:val="004853F4"/>
    <w:rsid w:val="004A21BC"/>
    <w:rsid w:val="004A4DF7"/>
    <w:rsid w:val="004A637B"/>
    <w:rsid w:val="004B50C6"/>
    <w:rsid w:val="004C3A5D"/>
    <w:rsid w:val="004D3585"/>
    <w:rsid w:val="004D3E8B"/>
    <w:rsid w:val="004D5467"/>
    <w:rsid w:val="004D736D"/>
    <w:rsid w:val="00501E8F"/>
    <w:rsid w:val="00502BF9"/>
    <w:rsid w:val="00506A59"/>
    <w:rsid w:val="00507228"/>
    <w:rsid w:val="00507B9D"/>
    <w:rsid w:val="00516640"/>
    <w:rsid w:val="00516EBA"/>
    <w:rsid w:val="00517034"/>
    <w:rsid w:val="00530E14"/>
    <w:rsid w:val="005327C0"/>
    <w:rsid w:val="005329B2"/>
    <w:rsid w:val="00535700"/>
    <w:rsid w:val="005407C0"/>
    <w:rsid w:val="00542BF3"/>
    <w:rsid w:val="00553043"/>
    <w:rsid w:val="00574C2E"/>
    <w:rsid w:val="005861F7"/>
    <w:rsid w:val="00586DB0"/>
    <w:rsid w:val="005A3BE8"/>
    <w:rsid w:val="005D5955"/>
    <w:rsid w:val="005F467A"/>
    <w:rsid w:val="00603130"/>
    <w:rsid w:val="00613024"/>
    <w:rsid w:val="00620211"/>
    <w:rsid w:val="006210C8"/>
    <w:rsid w:val="00621988"/>
    <w:rsid w:val="00623582"/>
    <w:rsid w:val="00623B01"/>
    <w:rsid w:val="00677DDC"/>
    <w:rsid w:val="00682EF7"/>
    <w:rsid w:val="0068344C"/>
    <w:rsid w:val="00687C46"/>
    <w:rsid w:val="00693009"/>
    <w:rsid w:val="006A14F6"/>
    <w:rsid w:val="006A4571"/>
    <w:rsid w:val="006A4908"/>
    <w:rsid w:val="006B2465"/>
    <w:rsid w:val="006C2D93"/>
    <w:rsid w:val="006C454D"/>
    <w:rsid w:val="006C50DF"/>
    <w:rsid w:val="006C638F"/>
    <w:rsid w:val="006D594A"/>
    <w:rsid w:val="006E16D7"/>
    <w:rsid w:val="006E1F0F"/>
    <w:rsid w:val="006E6390"/>
    <w:rsid w:val="006E79E2"/>
    <w:rsid w:val="006F1BEA"/>
    <w:rsid w:val="006F64C0"/>
    <w:rsid w:val="006F6905"/>
    <w:rsid w:val="007029A2"/>
    <w:rsid w:val="00705FC5"/>
    <w:rsid w:val="00715783"/>
    <w:rsid w:val="007327A8"/>
    <w:rsid w:val="007457E5"/>
    <w:rsid w:val="00751202"/>
    <w:rsid w:val="0075644F"/>
    <w:rsid w:val="00760027"/>
    <w:rsid w:val="00785549"/>
    <w:rsid w:val="00790A13"/>
    <w:rsid w:val="00792E13"/>
    <w:rsid w:val="007A37CE"/>
    <w:rsid w:val="007A666B"/>
    <w:rsid w:val="007A66B0"/>
    <w:rsid w:val="007C0C9C"/>
    <w:rsid w:val="007C4190"/>
    <w:rsid w:val="007E1433"/>
    <w:rsid w:val="007F3CFF"/>
    <w:rsid w:val="007F673E"/>
    <w:rsid w:val="007F7400"/>
    <w:rsid w:val="00802492"/>
    <w:rsid w:val="00803688"/>
    <w:rsid w:val="00830286"/>
    <w:rsid w:val="0083058A"/>
    <w:rsid w:val="00833812"/>
    <w:rsid w:val="00854265"/>
    <w:rsid w:val="008732AF"/>
    <w:rsid w:val="008804B3"/>
    <w:rsid w:val="00887E30"/>
    <w:rsid w:val="008C5162"/>
    <w:rsid w:val="008E7825"/>
    <w:rsid w:val="008E7F21"/>
    <w:rsid w:val="00902DEA"/>
    <w:rsid w:val="00904A34"/>
    <w:rsid w:val="009128B2"/>
    <w:rsid w:val="009235F3"/>
    <w:rsid w:val="00927A16"/>
    <w:rsid w:val="009307A4"/>
    <w:rsid w:val="00931339"/>
    <w:rsid w:val="009319A0"/>
    <w:rsid w:val="00933CDE"/>
    <w:rsid w:val="0094063F"/>
    <w:rsid w:val="0096553C"/>
    <w:rsid w:val="00972ECF"/>
    <w:rsid w:val="009819F4"/>
    <w:rsid w:val="009826C3"/>
    <w:rsid w:val="0098408B"/>
    <w:rsid w:val="00985304"/>
    <w:rsid w:val="009922AE"/>
    <w:rsid w:val="0099238E"/>
    <w:rsid w:val="009929B6"/>
    <w:rsid w:val="009A302D"/>
    <w:rsid w:val="009C17E5"/>
    <w:rsid w:val="009C4210"/>
    <w:rsid w:val="009C4D0F"/>
    <w:rsid w:val="009E1D6F"/>
    <w:rsid w:val="00A135C2"/>
    <w:rsid w:val="00A3398D"/>
    <w:rsid w:val="00A37C81"/>
    <w:rsid w:val="00A6435B"/>
    <w:rsid w:val="00A67C18"/>
    <w:rsid w:val="00A95FC0"/>
    <w:rsid w:val="00A9734A"/>
    <w:rsid w:val="00AC0F6A"/>
    <w:rsid w:val="00AD2851"/>
    <w:rsid w:val="00AE052B"/>
    <w:rsid w:val="00AE3432"/>
    <w:rsid w:val="00AE400A"/>
    <w:rsid w:val="00AF48AC"/>
    <w:rsid w:val="00B0734C"/>
    <w:rsid w:val="00B1119F"/>
    <w:rsid w:val="00B24C84"/>
    <w:rsid w:val="00B36566"/>
    <w:rsid w:val="00B37260"/>
    <w:rsid w:val="00B40437"/>
    <w:rsid w:val="00B47DC0"/>
    <w:rsid w:val="00B60E8D"/>
    <w:rsid w:val="00B67ADF"/>
    <w:rsid w:val="00B76CB6"/>
    <w:rsid w:val="00B83157"/>
    <w:rsid w:val="00B941FB"/>
    <w:rsid w:val="00BA2658"/>
    <w:rsid w:val="00BA798D"/>
    <w:rsid w:val="00BB3E28"/>
    <w:rsid w:val="00BD1B28"/>
    <w:rsid w:val="00BE490C"/>
    <w:rsid w:val="00BE4B2C"/>
    <w:rsid w:val="00BE6B33"/>
    <w:rsid w:val="00BE7756"/>
    <w:rsid w:val="00BF75B2"/>
    <w:rsid w:val="00C03CD0"/>
    <w:rsid w:val="00C04BB1"/>
    <w:rsid w:val="00C14604"/>
    <w:rsid w:val="00C17069"/>
    <w:rsid w:val="00C20F40"/>
    <w:rsid w:val="00C45A88"/>
    <w:rsid w:val="00C47067"/>
    <w:rsid w:val="00C50412"/>
    <w:rsid w:val="00C504D8"/>
    <w:rsid w:val="00C62E31"/>
    <w:rsid w:val="00C633AF"/>
    <w:rsid w:val="00C65293"/>
    <w:rsid w:val="00C71000"/>
    <w:rsid w:val="00C7371E"/>
    <w:rsid w:val="00C83B69"/>
    <w:rsid w:val="00C861FB"/>
    <w:rsid w:val="00C871C2"/>
    <w:rsid w:val="00C93870"/>
    <w:rsid w:val="00CB6064"/>
    <w:rsid w:val="00CC13D5"/>
    <w:rsid w:val="00CC509D"/>
    <w:rsid w:val="00CD153E"/>
    <w:rsid w:val="00CF60AE"/>
    <w:rsid w:val="00D00AF4"/>
    <w:rsid w:val="00D16F5C"/>
    <w:rsid w:val="00D17620"/>
    <w:rsid w:val="00D25725"/>
    <w:rsid w:val="00D26E30"/>
    <w:rsid w:val="00D34C6C"/>
    <w:rsid w:val="00D41969"/>
    <w:rsid w:val="00D5241C"/>
    <w:rsid w:val="00D56DCE"/>
    <w:rsid w:val="00D63F15"/>
    <w:rsid w:val="00D965C8"/>
    <w:rsid w:val="00D96995"/>
    <w:rsid w:val="00DB239C"/>
    <w:rsid w:val="00DF313A"/>
    <w:rsid w:val="00E112AC"/>
    <w:rsid w:val="00E135E1"/>
    <w:rsid w:val="00E14BA2"/>
    <w:rsid w:val="00E2677B"/>
    <w:rsid w:val="00E31BDF"/>
    <w:rsid w:val="00E32093"/>
    <w:rsid w:val="00E37A24"/>
    <w:rsid w:val="00E45AE7"/>
    <w:rsid w:val="00E724EA"/>
    <w:rsid w:val="00E766CD"/>
    <w:rsid w:val="00E8127A"/>
    <w:rsid w:val="00E81462"/>
    <w:rsid w:val="00E81D7C"/>
    <w:rsid w:val="00E83044"/>
    <w:rsid w:val="00E93FB8"/>
    <w:rsid w:val="00E97645"/>
    <w:rsid w:val="00EA55A9"/>
    <w:rsid w:val="00EB235E"/>
    <w:rsid w:val="00EB6820"/>
    <w:rsid w:val="00EC741B"/>
    <w:rsid w:val="00ED1942"/>
    <w:rsid w:val="00ED2488"/>
    <w:rsid w:val="00EE72F2"/>
    <w:rsid w:val="00F070FE"/>
    <w:rsid w:val="00F37E0F"/>
    <w:rsid w:val="00F41D53"/>
    <w:rsid w:val="00F42F8C"/>
    <w:rsid w:val="00F4410C"/>
    <w:rsid w:val="00F44972"/>
    <w:rsid w:val="00F5538E"/>
    <w:rsid w:val="00F5575F"/>
    <w:rsid w:val="00F62313"/>
    <w:rsid w:val="00F6259D"/>
    <w:rsid w:val="00F702D0"/>
    <w:rsid w:val="00F7100A"/>
    <w:rsid w:val="00F92B1C"/>
    <w:rsid w:val="00F941D6"/>
    <w:rsid w:val="00FA482E"/>
    <w:rsid w:val="00FD14D8"/>
    <w:rsid w:val="00FD415F"/>
    <w:rsid w:val="00FD7FBF"/>
    <w:rsid w:val="00FE1E8A"/>
    <w:rsid w:val="00FF0D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19F4"/>
    <w:pPr>
      <w:jc w:val="both"/>
    </w:pPr>
    <w:rPr>
      <w:sz w:val="24"/>
      <w:szCs w:val="24"/>
      <w:lang w:val="pt-BR" w:eastAsia="ko-K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C65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rsid w:val="00074F17"/>
    <w:pPr>
      <w:tabs>
        <w:tab w:val="center" w:pos="4320"/>
        <w:tab w:val="right" w:pos="8640"/>
      </w:tabs>
    </w:pPr>
  </w:style>
  <w:style w:type="paragraph" w:styleId="Rodap">
    <w:name w:val="footer"/>
    <w:basedOn w:val="Normal"/>
    <w:rsid w:val="00074F17"/>
    <w:pPr>
      <w:tabs>
        <w:tab w:val="center" w:pos="4320"/>
        <w:tab w:val="right" w:pos="8640"/>
      </w:tabs>
    </w:pPr>
  </w:style>
  <w:style w:type="character" w:styleId="Nmerodepgina">
    <w:name w:val="page number"/>
    <w:basedOn w:val="Fontepargpadro"/>
    <w:rsid w:val="00074F17"/>
  </w:style>
  <w:style w:type="paragraph" w:styleId="Textodebalo">
    <w:name w:val="Balloon Text"/>
    <w:basedOn w:val="Normal"/>
    <w:semiHidden/>
    <w:rsid w:val="003E544E"/>
    <w:rPr>
      <w:rFonts w:ascii="Tahoma" w:hAnsi="Tahoma" w:cs="Tahoma"/>
      <w:sz w:val="16"/>
      <w:szCs w:val="16"/>
    </w:rPr>
  </w:style>
  <w:style w:type="character" w:styleId="Refdecomentrio">
    <w:name w:val="annotation reference"/>
    <w:rsid w:val="007327A8"/>
    <w:rPr>
      <w:sz w:val="16"/>
    </w:rPr>
  </w:style>
  <w:style w:type="paragraph" w:styleId="Textodecomentrio">
    <w:name w:val="annotation text"/>
    <w:basedOn w:val="Normal"/>
    <w:link w:val="TextodecomentrioChar"/>
    <w:rsid w:val="007327A8"/>
    <w:rPr>
      <w:rFonts w:ascii="Arial" w:eastAsia="Times New Roman" w:hAnsi="Arial"/>
      <w:sz w:val="20"/>
      <w:szCs w:val="20"/>
      <w:lang w:eastAsia="ja-JP"/>
    </w:rPr>
  </w:style>
  <w:style w:type="character" w:customStyle="1" w:styleId="TextodecomentrioChar">
    <w:name w:val="Texto de comentário Char"/>
    <w:link w:val="Textodecomentrio"/>
    <w:rsid w:val="007327A8"/>
    <w:rPr>
      <w:rFonts w:ascii="Arial" w:eastAsia="Times New Roman" w:hAnsi="Arial"/>
      <w:lang w:eastAsia="ja-JP"/>
    </w:rPr>
  </w:style>
  <w:style w:type="paragraph" w:styleId="PargrafodaLista">
    <w:name w:val="List Paragraph"/>
    <w:basedOn w:val="Normal"/>
    <w:uiPriority w:val="34"/>
    <w:qFormat/>
    <w:rsid w:val="009C4210"/>
    <w:pPr>
      <w:ind w:left="708"/>
    </w:pPr>
  </w:style>
  <w:style w:type="character" w:styleId="Hyperlink">
    <w:name w:val="Hyperlink"/>
    <w:rsid w:val="007A666B"/>
    <w:rPr>
      <w:color w:val="0000FF"/>
      <w:u w:val="single"/>
    </w:rPr>
  </w:style>
  <w:style w:type="paragraph" w:styleId="Assuntodocomentrio">
    <w:name w:val="annotation subject"/>
    <w:basedOn w:val="Textodecomentrio"/>
    <w:next w:val="Textodecomentrio"/>
    <w:link w:val="AssuntodocomentrioChar"/>
    <w:rsid w:val="00480CD9"/>
    <w:rPr>
      <w:rFonts w:ascii="Times New Roman" w:eastAsia="Batang" w:hAnsi="Times New Roman"/>
      <w:b/>
      <w:bCs/>
      <w:lang w:eastAsia="ko-KR"/>
    </w:rPr>
  </w:style>
  <w:style w:type="character" w:customStyle="1" w:styleId="AssuntodocomentrioChar">
    <w:name w:val="Assunto do comentário Char"/>
    <w:basedOn w:val="TextodecomentrioChar"/>
    <w:link w:val="Assuntodocomentrio"/>
    <w:rsid w:val="00480CD9"/>
    <w:rPr>
      <w:rFonts w:ascii="Arial" w:eastAsia="Times New Roman" w:hAnsi="Arial"/>
      <w:b/>
      <w:bCs/>
      <w:lang w:val="pt-BR"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19F4"/>
    <w:pPr>
      <w:jc w:val="both"/>
    </w:pPr>
    <w:rPr>
      <w:sz w:val="24"/>
      <w:szCs w:val="24"/>
      <w:lang w:val="pt-BR" w:eastAsia="ko-K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C65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rsid w:val="00074F17"/>
    <w:pPr>
      <w:tabs>
        <w:tab w:val="center" w:pos="4320"/>
        <w:tab w:val="right" w:pos="8640"/>
      </w:tabs>
    </w:pPr>
  </w:style>
  <w:style w:type="paragraph" w:styleId="Rodap">
    <w:name w:val="footer"/>
    <w:basedOn w:val="Normal"/>
    <w:rsid w:val="00074F17"/>
    <w:pPr>
      <w:tabs>
        <w:tab w:val="center" w:pos="4320"/>
        <w:tab w:val="right" w:pos="8640"/>
      </w:tabs>
    </w:pPr>
  </w:style>
  <w:style w:type="character" w:styleId="Nmerodepgina">
    <w:name w:val="page number"/>
    <w:basedOn w:val="Fontepargpadro"/>
    <w:rsid w:val="00074F17"/>
  </w:style>
  <w:style w:type="paragraph" w:styleId="Textodebalo">
    <w:name w:val="Balloon Text"/>
    <w:basedOn w:val="Normal"/>
    <w:semiHidden/>
    <w:rsid w:val="003E544E"/>
    <w:rPr>
      <w:rFonts w:ascii="Tahoma" w:hAnsi="Tahoma" w:cs="Tahoma"/>
      <w:sz w:val="16"/>
      <w:szCs w:val="16"/>
    </w:rPr>
  </w:style>
  <w:style w:type="character" w:styleId="Refdecomentrio">
    <w:name w:val="annotation reference"/>
    <w:rsid w:val="007327A8"/>
    <w:rPr>
      <w:sz w:val="16"/>
    </w:rPr>
  </w:style>
  <w:style w:type="paragraph" w:styleId="Textodecomentrio">
    <w:name w:val="annotation text"/>
    <w:basedOn w:val="Normal"/>
    <w:link w:val="TextodecomentrioChar"/>
    <w:rsid w:val="007327A8"/>
    <w:rPr>
      <w:rFonts w:ascii="Arial" w:eastAsia="Times New Roman" w:hAnsi="Arial"/>
      <w:sz w:val="20"/>
      <w:szCs w:val="20"/>
      <w:lang w:eastAsia="ja-JP"/>
    </w:rPr>
  </w:style>
  <w:style w:type="character" w:customStyle="1" w:styleId="TextodecomentrioChar">
    <w:name w:val="Texto de comentário Char"/>
    <w:link w:val="Textodecomentrio"/>
    <w:rsid w:val="007327A8"/>
    <w:rPr>
      <w:rFonts w:ascii="Arial" w:eastAsia="Times New Roman" w:hAnsi="Arial"/>
      <w:lang w:eastAsia="ja-JP"/>
    </w:rPr>
  </w:style>
  <w:style w:type="paragraph" w:styleId="PargrafodaLista">
    <w:name w:val="List Paragraph"/>
    <w:basedOn w:val="Normal"/>
    <w:uiPriority w:val="34"/>
    <w:qFormat/>
    <w:rsid w:val="009C4210"/>
    <w:pPr>
      <w:ind w:left="708"/>
    </w:pPr>
  </w:style>
  <w:style w:type="character" w:styleId="Hyperlink">
    <w:name w:val="Hyperlink"/>
    <w:rsid w:val="007A666B"/>
    <w:rPr>
      <w:color w:val="0000FF"/>
      <w:u w:val="single"/>
    </w:rPr>
  </w:style>
  <w:style w:type="paragraph" w:styleId="Assuntodocomentrio">
    <w:name w:val="annotation subject"/>
    <w:basedOn w:val="Textodecomentrio"/>
    <w:next w:val="Textodecomentrio"/>
    <w:link w:val="AssuntodocomentrioChar"/>
    <w:rsid w:val="00480CD9"/>
    <w:rPr>
      <w:rFonts w:ascii="Times New Roman" w:eastAsia="Batang" w:hAnsi="Times New Roman"/>
      <w:b/>
      <w:bCs/>
      <w:lang w:eastAsia="ko-KR"/>
    </w:rPr>
  </w:style>
  <w:style w:type="character" w:customStyle="1" w:styleId="AssuntodocomentrioChar">
    <w:name w:val="Assunto do comentário Char"/>
    <w:basedOn w:val="TextodecomentrioChar"/>
    <w:link w:val="Assuntodocomentrio"/>
    <w:rsid w:val="00480CD9"/>
    <w:rPr>
      <w:rFonts w:ascii="Arial" w:eastAsia="Times New Roman" w:hAnsi="Arial"/>
      <w:b/>
      <w:bCs/>
      <w:lang w:val="pt-BR"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183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lcarr\My%20Documents\PROCESS%20DOCS\StatusReportTemplates\ITSProjectStatusSummar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D2167-6B22-444D-9E6C-233D4397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ITSProjectStatusSummary.dot</Template>
  <TotalTime>7134</TotalTime>
  <Pages>1</Pages>
  <Words>153</Words>
  <Characters>878</Characters>
  <Application>Microsoft Office Word</Application>
  <DocSecurity>0</DocSecurity>
  <Lines>7</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UNCG</Company>
  <LinksUpToDate>false</LinksUpToDate>
  <CharactersWithSpaces>1029</CharactersWithSpaces>
  <SharedDoc>false</SharedDoc>
  <HLinks>
    <vt:vector size="6" baseType="variant">
      <vt:variant>
        <vt:i4>6291564</vt:i4>
      </vt:variant>
      <vt:variant>
        <vt:i4>0</vt:i4>
      </vt:variant>
      <vt:variant>
        <vt:i4>0</vt:i4>
      </vt:variant>
      <vt:variant>
        <vt:i4>5</vt:i4>
      </vt:variant>
      <vt:variant>
        <vt:lpwstr>http://ruiva/ENSEMBLE/csp/SESDF-v3/COMLogin.cls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UNCG</dc:creator>
  <cp:lastModifiedBy>Natália Schwarz</cp:lastModifiedBy>
  <cp:revision>12</cp:revision>
  <cp:lastPrinted>2008-02-22T19:06:00Z</cp:lastPrinted>
  <dcterms:created xsi:type="dcterms:W3CDTF">2014-03-28T18:23:00Z</dcterms:created>
  <dcterms:modified xsi:type="dcterms:W3CDTF">2014-04-08T19:54:00Z</dcterms:modified>
</cp:coreProperties>
</file>